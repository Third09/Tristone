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SYSTEM ARCHITECTURE OUTLINE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b w:val="1"/>
          <w:bCs w:val="1"/>
        </w:rPr>
      </w:pPr>
      <w:bookmarkStart w:colFirst="0" w:colLast="0" w:name="_c3trfw3kyrud" w:id="0"/>
      <w:bookmarkEnd w:id="0"/>
      <w:r w:rsidDel="00000000" w:rsidR="00000000" w:rsidRPr="00000000">
        <w:rPr>
          <w:b w:val="1"/>
          <w:bCs w:val="1"/>
          <w:rtl w:val="0"/>
        </w:rPr>
        <w:t xml:space="preserve">1. Public Web Portal </w:t>
      </w:r>
    </w:p>
    <w:p w:rsidR="00000000" w:rsidDel="00000000" w:rsidP="00000000" w:rsidRDefault="00000000" w:rsidRPr="00000000" w14:paraId="00000004">
      <w:pPr>
        <w:pStyle w:val="Heading1"/>
        <w:rPr/>
      </w:pPr>
      <w:bookmarkStart w:colFirst="0" w:colLast="0" w:name="_tu68mha74zli" w:id="1"/>
      <w:bookmarkEnd w:id="1"/>
      <w:r w:rsidDel="00000000" w:rsidR="00000000" w:rsidRPr="00000000">
        <w:rPr>
          <w:b w:val="1"/>
          <w:bCs w:val="1"/>
          <w:rtl w:val="0"/>
        </w:rPr>
        <w:t xml:space="preserve">(Client-Facing</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Landing Page</w:t>
      </w:r>
    </w:p>
    <w:p w:rsidR="00000000" w:rsidDel="00000000" w:rsidP="00000000" w:rsidRDefault="00000000" w:rsidRPr="00000000" w14:paraId="00000007">
      <w:pPr>
        <w:numPr>
          <w:ilvl w:val="0"/>
          <w:numId w:val="12"/>
        </w:numPr>
        <w:ind w:left="720" w:hanging="360"/>
        <w:rPr>
          <w:u w:val="none"/>
        </w:rPr>
      </w:pPr>
      <w:r w:rsidDel="00000000" w:rsidR="00000000" w:rsidRPr="00000000">
        <w:rPr>
          <w:rtl w:val="0"/>
        </w:rPr>
        <w:t xml:space="preserve">Hero Section: High-impact banner with background media, Tagline, and primary CTAs:</w:t>
      </w:r>
    </w:p>
    <w:p w:rsidR="00000000" w:rsidDel="00000000" w:rsidP="00000000" w:rsidRDefault="00000000" w:rsidRPr="00000000" w14:paraId="00000008">
      <w:pPr>
        <w:numPr>
          <w:ilvl w:val="1"/>
          <w:numId w:val="12"/>
        </w:numPr>
        <w:ind w:left="1440" w:hanging="360"/>
        <w:rPr>
          <w:u w:val="none"/>
        </w:rPr>
      </w:pPr>
      <w:r w:rsidDel="00000000" w:rsidR="00000000" w:rsidRPr="00000000">
        <w:rPr>
          <w:rtl w:val="0"/>
        </w:rPr>
        <w:t xml:space="preserve">Inquire Now (Triggers modal form overlay)</w:t>
      </w:r>
    </w:p>
    <w:p w:rsidR="00000000" w:rsidDel="00000000" w:rsidP="00000000" w:rsidRDefault="00000000" w:rsidRPr="00000000" w14:paraId="00000009">
      <w:pPr>
        <w:numPr>
          <w:ilvl w:val="1"/>
          <w:numId w:val="12"/>
        </w:numPr>
        <w:ind w:left="1440" w:hanging="360"/>
        <w:rPr>
          <w:u w:val="none"/>
        </w:rPr>
      </w:pPr>
      <w:r w:rsidDel="00000000" w:rsidR="00000000" w:rsidRPr="00000000">
        <w:rPr>
          <w:rtl w:val="0"/>
        </w:rPr>
        <w:t xml:space="preserve">View Our Portfolio (Smooth scroll / page redirect)</w:t>
      </w:r>
    </w:p>
    <w:p w:rsidR="00000000" w:rsidDel="00000000" w:rsidP="00000000" w:rsidRDefault="00000000" w:rsidRPr="00000000" w14:paraId="0000000A">
      <w:pPr>
        <w:numPr>
          <w:ilvl w:val="1"/>
          <w:numId w:val="12"/>
        </w:numPr>
        <w:ind w:left="1440" w:hanging="360"/>
        <w:rPr>
          <w:u w:val="none"/>
        </w:rPr>
      </w:pPr>
      <w:r w:rsidDel="00000000" w:rsidR="00000000" w:rsidRPr="00000000">
        <w:rPr>
          <w:rtl w:val="0"/>
        </w:rPr>
        <w:t xml:space="preserve">Call Us: [Phone Number] (Direct dial link / quick info)</w:t>
      </w:r>
    </w:p>
    <w:p w:rsidR="00000000" w:rsidDel="00000000" w:rsidP="00000000" w:rsidRDefault="00000000" w:rsidRPr="00000000" w14:paraId="0000000B">
      <w:pPr>
        <w:numPr>
          <w:ilvl w:val="0"/>
          <w:numId w:val="12"/>
        </w:numPr>
        <w:ind w:left="720" w:hanging="360"/>
        <w:rPr>
          <w:u w:val="none"/>
        </w:rPr>
      </w:pPr>
      <w:r w:rsidDel="00000000" w:rsidR="00000000" w:rsidRPr="00000000">
        <w:rPr>
          <w:rtl w:val="0"/>
        </w:rPr>
        <w:t xml:space="preserve">Value Proposition: "Why Choose Us" section highlighting key differentiators.</w:t>
      </w:r>
    </w:p>
    <w:p w:rsidR="00000000" w:rsidDel="00000000" w:rsidP="00000000" w:rsidRDefault="00000000" w:rsidRPr="00000000" w14:paraId="0000000C">
      <w:pPr>
        <w:numPr>
          <w:ilvl w:val="0"/>
          <w:numId w:val="12"/>
        </w:numPr>
        <w:ind w:left="720" w:hanging="360"/>
        <w:rPr>
          <w:u w:val="none"/>
        </w:rPr>
      </w:pPr>
      <w:r w:rsidDel="00000000" w:rsidR="00000000" w:rsidRPr="00000000">
        <w:rPr>
          <w:rtl w:val="0"/>
        </w:rPr>
        <w:t xml:space="preserve">Services Highlight: Direct previews of core service offerings.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Projects </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Filter Bar: Categorize by Sector (Residential, Commercial, Industrial, Repairs/Renovations).</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Project Cards Grid: Preview thumbnails, project title, and location.</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Project Detail Page / Modal (Expanded View):</w:t>
      </w:r>
    </w:p>
    <w:p w:rsidR="00000000" w:rsidDel="00000000" w:rsidP="00000000" w:rsidRDefault="00000000" w:rsidRPr="00000000" w14:paraId="00000012">
      <w:pPr>
        <w:numPr>
          <w:ilvl w:val="1"/>
          <w:numId w:val="6"/>
        </w:numPr>
        <w:ind w:left="1440" w:hanging="360"/>
        <w:rPr>
          <w:u w:val="none"/>
        </w:rPr>
      </w:pPr>
      <w:r w:rsidDel="00000000" w:rsidR="00000000" w:rsidRPr="00000000">
        <w:rPr>
          <w:rtl w:val="0"/>
        </w:rPr>
        <w:t xml:space="preserve">Overview &amp; Details: Sector, Project Size, Location, Completion Date / Timeline.</w:t>
      </w:r>
    </w:p>
    <w:p w:rsidR="00000000" w:rsidDel="00000000" w:rsidP="00000000" w:rsidRDefault="00000000" w:rsidRPr="00000000" w14:paraId="00000013">
      <w:pPr>
        <w:numPr>
          <w:ilvl w:val="1"/>
          <w:numId w:val="6"/>
        </w:numPr>
        <w:ind w:left="1440" w:hanging="360"/>
        <w:rPr>
          <w:u w:val="none"/>
        </w:rPr>
      </w:pPr>
      <w:r w:rsidDel="00000000" w:rsidR="00000000" w:rsidRPr="00000000">
        <w:rPr>
          <w:rtl w:val="0"/>
        </w:rPr>
        <w:t xml:space="preserve">Scope of Work: Specific deliverables (e.g., structural repairs only, full build, interior fit-out).</w:t>
      </w:r>
    </w:p>
    <w:p w:rsidR="00000000" w:rsidDel="00000000" w:rsidP="00000000" w:rsidRDefault="00000000" w:rsidRPr="00000000" w14:paraId="00000014">
      <w:pPr>
        <w:numPr>
          <w:ilvl w:val="1"/>
          <w:numId w:val="6"/>
        </w:numPr>
        <w:ind w:left="1440" w:hanging="360"/>
        <w:rPr>
          <w:u w:val="none"/>
        </w:rPr>
      </w:pPr>
      <w:r w:rsidDel="00000000" w:rsidR="00000000" w:rsidRPr="00000000">
        <w:rPr>
          <w:rtl w:val="0"/>
        </w:rPr>
        <w:t xml:space="preserve">Client Information: Client/Owner name (optional / contingent on privacy).</w:t>
      </w:r>
    </w:p>
    <w:p w:rsidR="00000000" w:rsidDel="00000000" w:rsidP="00000000" w:rsidRDefault="00000000" w:rsidRPr="00000000" w14:paraId="00000015">
      <w:pPr>
        <w:numPr>
          <w:ilvl w:val="1"/>
          <w:numId w:val="6"/>
        </w:numPr>
        <w:ind w:left="1440" w:hanging="360"/>
        <w:rPr>
          <w:u w:val="none"/>
        </w:rPr>
      </w:pPr>
      <w:r w:rsidDel="00000000" w:rsidR="00000000" w:rsidRPr="00000000">
        <w:rPr>
          <w:rtl w:val="0"/>
        </w:rPr>
        <w:t xml:space="preserve">Media Gallery: High-resolution project photos.</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Services Page</w:t>
      </w:r>
    </w:p>
    <w:p w:rsidR="00000000" w:rsidDel="00000000" w:rsidP="00000000" w:rsidRDefault="00000000" w:rsidRPr="00000000" w14:paraId="00000018">
      <w:pPr>
        <w:numPr>
          <w:ilvl w:val="0"/>
          <w:numId w:val="10"/>
        </w:numPr>
        <w:ind w:left="720" w:hanging="360"/>
        <w:rPr>
          <w:u w:val="none"/>
        </w:rPr>
      </w:pPr>
      <w:r w:rsidDel="00000000" w:rsidR="00000000" w:rsidRPr="00000000">
        <w:rPr>
          <w:rtl w:val="0"/>
        </w:rPr>
        <w:t xml:space="preserve">Dedicated landing pages showcasing specialized expertise and past work samples:                   </w:t>
      </w:r>
    </w:p>
    <w:p w:rsidR="00000000" w:rsidDel="00000000" w:rsidP="00000000" w:rsidRDefault="00000000" w:rsidRPr="00000000" w14:paraId="00000019">
      <w:pPr>
        <w:numPr>
          <w:ilvl w:val="1"/>
          <w:numId w:val="10"/>
        </w:numPr>
        <w:ind w:left="1440" w:hanging="360"/>
      </w:pPr>
      <w:r w:rsidDel="00000000" w:rsidR="00000000" w:rsidRPr="00000000">
        <w:rPr>
          <w:rtl w:val="0"/>
        </w:rPr>
        <w:t xml:space="preserve">Residential Construction</w:t>
      </w:r>
    </w:p>
    <w:p w:rsidR="00000000" w:rsidDel="00000000" w:rsidP="00000000" w:rsidRDefault="00000000" w:rsidRPr="00000000" w14:paraId="0000001A">
      <w:pPr>
        <w:numPr>
          <w:ilvl w:val="1"/>
          <w:numId w:val="10"/>
        </w:numPr>
        <w:ind w:left="1440" w:hanging="360"/>
      </w:pPr>
      <w:r w:rsidDel="00000000" w:rsidR="00000000" w:rsidRPr="00000000">
        <w:rPr>
          <w:rtl w:val="0"/>
        </w:rPr>
        <w:t xml:space="preserve">Commercial Construction</w:t>
      </w:r>
    </w:p>
    <w:p w:rsidR="00000000" w:rsidDel="00000000" w:rsidP="00000000" w:rsidRDefault="00000000" w:rsidRPr="00000000" w14:paraId="0000001B">
      <w:pPr>
        <w:numPr>
          <w:ilvl w:val="1"/>
          <w:numId w:val="10"/>
        </w:numPr>
        <w:ind w:left="1440" w:hanging="360"/>
        <w:rPr>
          <w:u w:val="none"/>
        </w:rPr>
      </w:pPr>
      <w:r w:rsidDel="00000000" w:rsidR="00000000" w:rsidRPr="00000000">
        <w:rPr>
          <w:rtl w:val="0"/>
        </w:rPr>
        <w:t xml:space="preserve">Repairs &amp; Home Extension     </w:t>
      </w:r>
    </w:p>
    <w:p w:rsidR="00000000" w:rsidDel="00000000" w:rsidP="00000000" w:rsidRDefault="00000000" w:rsidRPr="00000000" w14:paraId="0000001C">
      <w:pPr>
        <w:numPr>
          <w:ilvl w:val="1"/>
          <w:numId w:val="10"/>
        </w:numPr>
        <w:ind w:left="1440" w:hanging="360"/>
        <w:rPr>
          <w:u w:val="none"/>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SOURCE FOR PHOTOS : https://unsplash.com/s/photos/construction</w:t>
      </w:r>
    </w:p>
    <w:p w:rsidR="00000000" w:rsidDel="00000000" w:rsidP="00000000" w:rsidRDefault="00000000" w:rsidRPr="00000000" w14:paraId="0000001E">
      <w:pPr>
        <w:ind w:left="0" w:firstLine="0"/>
        <w:rPr>
          <w:color w:val="ff0000"/>
        </w:rPr>
      </w:pPr>
      <w:r w:rsidDel="00000000" w:rsidR="00000000" w:rsidRPr="00000000">
        <w:rPr>
          <w:rtl w:val="0"/>
        </w:rPr>
      </w:r>
    </w:p>
    <w:p w:rsidR="00000000" w:rsidDel="00000000" w:rsidP="00000000" w:rsidRDefault="00000000" w:rsidRPr="00000000" w14:paraId="0000001F">
      <w:pPr>
        <w:ind w:left="0" w:firstLine="0"/>
        <w:rPr>
          <w:b w:val="1"/>
          <w:bCs w:val="1"/>
        </w:rPr>
      </w:pPr>
      <w:r w:rsidDel="00000000" w:rsidR="00000000" w:rsidRPr="00000000">
        <w:rPr>
          <w:b w:val="1"/>
          <w:bCs w:val="1"/>
          <w:rtl w:val="0"/>
        </w:rPr>
        <w:t xml:space="preserve">About Us Page</w:t>
      </w:r>
    </w:p>
    <w:p w:rsidR="00000000" w:rsidDel="00000000" w:rsidP="00000000" w:rsidRDefault="00000000" w:rsidRPr="00000000" w14:paraId="00000020">
      <w:pPr>
        <w:numPr>
          <w:ilvl w:val="0"/>
          <w:numId w:val="10"/>
        </w:numPr>
        <w:ind w:left="720" w:hanging="360"/>
        <w:rPr>
          <w:u w:val="none"/>
        </w:rPr>
      </w:pPr>
      <w:r w:rsidDel="00000000" w:rsidR="00000000" w:rsidRPr="00000000">
        <w:rPr>
          <w:rtl w:val="0"/>
        </w:rPr>
        <w:t xml:space="preserve">Company Overview &amp; History: Background narrative and milestones.</w:t>
      </w:r>
    </w:p>
    <w:p w:rsidR="00000000" w:rsidDel="00000000" w:rsidP="00000000" w:rsidRDefault="00000000" w:rsidRPr="00000000" w14:paraId="00000021">
      <w:pPr>
        <w:numPr>
          <w:ilvl w:val="0"/>
          <w:numId w:val="10"/>
        </w:numPr>
        <w:ind w:left="720" w:hanging="360"/>
        <w:rPr>
          <w:u w:val="none"/>
        </w:rPr>
      </w:pPr>
      <w:r w:rsidDel="00000000" w:rsidR="00000000" w:rsidRPr="00000000">
        <w:rPr>
          <w:rtl w:val="0"/>
        </w:rPr>
        <w:t xml:space="preserve">Core Values: Operational principles and quality standards.</w:t>
      </w:r>
    </w:p>
    <w:p w:rsidR="00000000" w:rsidDel="00000000" w:rsidP="00000000" w:rsidRDefault="00000000" w:rsidRPr="00000000" w14:paraId="00000022">
      <w:pPr>
        <w:numPr>
          <w:ilvl w:val="0"/>
          <w:numId w:val="10"/>
        </w:numPr>
        <w:ind w:left="720" w:hanging="360"/>
        <w:rPr>
          <w:u w:val="none"/>
        </w:rPr>
      </w:pPr>
      <w:r w:rsidDel="00000000" w:rsidR="00000000" w:rsidRPr="00000000">
        <w:rPr>
          <w:rtl w:val="0"/>
        </w:rPr>
        <w:t xml:space="preserve">Leadership: Profile &amp; background of the CEO and management team.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Contact Page</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Quick Inquiry Form: Fields for Name, Contact Number, Email, Project Location, Service Required, and Message. (Submissions route directly to company email).</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Direct Contact Information: Office address, map embed, phone numbers, and official business email addresses.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b w:val="1"/>
          <w:bCs w:val="1"/>
        </w:rPr>
      </w:pPr>
      <w:bookmarkStart w:colFirst="0" w:colLast="0" w:name="_bnv7yn40uk0z" w:id="2"/>
      <w:bookmarkEnd w:id="2"/>
      <w:r w:rsidDel="00000000" w:rsidR="00000000" w:rsidRPr="00000000">
        <w:rPr>
          <w:b w:val="1"/>
          <w:bCs w:val="1"/>
          <w:rtl w:val="0"/>
        </w:rPr>
        <w:t xml:space="preserve">2. Website Admin Portal </w:t>
      </w:r>
    </w:p>
    <w:p w:rsidR="00000000" w:rsidDel="00000000" w:rsidP="00000000" w:rsidRDefault="00000000" w:rsidRPr="00000000" w14:paraId="0000002D">
      <w:pPr>
        <w:pStyle w:val="Heading1"/>
        <w:rPr/>
      </w:pPr>
      <w:bookmarkStart w:colFirst="0" w:colLast="0" w:name="_whb7c7hf67w" w:id="3"/>
      <w:bookmarkEnd w:id="3"/>
      <w:r w:rsidDel="00000000" w:rsidR="00000000" w:rsidRPr="00000000">
        <w:rPr>
          <w:b w:val="1"/>
          <w:bCs w:val="1"/>
          <w:rtl w:val="0"/>
        </w:rPr>
        <w:t xml:space="preserve">(Content Management System</w:t>
      </w:r>
      <w:r w:rsidDel="00000000" w:rsidR="00000000" w:rsidRPr="00000000">
        <w:rPr>
          <w:rtl w:val="0"/>
        </w:rPr>
        <w:t xml:space="preserve">)</w:t>
      </w:r>
    </w:p>
    <w:p>
      <w:pPr>
        <w:rPr>
          <w:ins w:id="9001" w:author="Claude" w:date="2026-10-26T00:00:00Z"/>
          <w:i w:val="1"/>
          <w:iCs w:val="1"/>
        </w:rPr>
      </w:pPr>
      <w:ins w:id="9002" w:author="Claude" w:date="2026-10-26T00:00:00Z">
        <w:r>
          <w:rPr>
            <w:i w:val="1"/>
            <w:iCs w:val="1"/>
            <w:rtl w:val="0"/>
          </w:rPr>
          <w:t xml:space="preserve">Note: built as the Website Admin tab inside the Desktop App, not a separate web login. It shares the same database as the Desktop App.</w:t>
        </w:r>
      </w:ins>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Website Content Management (CMS)</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Dynamic media management (upload/change landing page hero backgrounds, banners, and video assets).</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Section text and announcement updates.</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Portfolio &amp; Project Content Manager</w:t>
      </w:r>
    </w:p>
    <w:p w:rsidR="00000000" w:rsidDel="00000000" w:rsidP="00000000" w:rsidRDefault="00000000" w:rsidRPr="00000000" w14:paraId="00000034">
      <w:pPr>
        <w:numPr>
          <w:ilvl w:val="0"/>
          <w:numId w:val="9"/>
        </w:numPr>
        <w:ind w:left="720" w:hanging="360"/>
        <w:rPr>
          <w:u w:val="none"/>
        </w:rPr>
      </w:pPr>
      <w:r w:rsidDel="00000000" w:rsidR="00000000" w:rsidRPr="00000000">
        <w:rPr>
          <w:rtl w:val="0"/>
        </w:rPr>
        <w:t xml:space="preserve">CRUD Project Entries: Create, Read, Update, and Delete showcased projects.</w:t>
      </w:r>
    </w:p>
    <w:p w:rsidR="00000000" w:rsidDel="00000000" w:rsidP="00000000" w:rsidRDefault="00000000" w:rsidRPr="00000000" w14:paraId="00000035">
      <w:pPr>
        <w:numPr>
          <w:ilvl w:val="0"/>
          <w:numId w:val="9"/>
        </w:numPr>
        <w:ind w:left="720" w:hanging="360"/>
        <w:rPr>
          <w:u w:val="none"/>
        </w:rPr>
      </w:pPr>
      <w:r w:rsidDel="00000000" w:rsidR="00000000" w:rsidRPr="00000000">
        <w:rPr>
          <w:rtl w:val="0"/>
        </w:rPr>
        <w:t xml:space="preserve">Media Asset Manager: Upload, crop, reorder, and delete project images.</w:t>
      </w:r>
    </w:p>
    <w:p w:rsidR="00000000" w:rsidDel="00000000" w:rsidP="00000000" w:rsidRDefault="00000000" w:rsidRPr="00000000" w14:paraId="00000036">
      <w:pPr>
        <w:numPr>
          <w:ilvl w:val="0"/>
          <w:numId w:val="9"/>
        </w:numPr>
        <w:ind w:left="720" w:hanging="360"/>
        <w:rPr>
          <w:u w:val="none"/>
        </w:rPr>
      </w:pPr>
      <w:r w:rsidDel="00000000" w:rsidR="00000000" w:rsidRPr="00000000">
        <w:rPr>
          <w:rtl w:val="0"/>
        </w:rPr>
        <w:t xml:space="preserve">Document Vault: Upload public-facing legal papers, licenses, or certifications.</w:t>
      </w:r>
    </w:p>
    <w:p w:rsidR="00000000" w:rsidDel="00000000" w:rsidP="00000000" w:rsidRDefault="00000000" w:rsidRPr="00000000" w14:paraId="00000037">
      <w:pPr>
        <w:numPr>
          <w:ilvl w:val="0"/>
          <w:numId w:val="9"/>
        </w:numPr>
        <w:ind w:left="720" w:hanging="360"/>
      </w:pPr>
      <w:r w:rsidDel="00000000" w:rsidR="00000000" w:rsidRPr="00000000">
        <w:rPr>
          <w:rtl w:val="0"/>
        </w:rPr>
        <w:t xml:space="preserve">Website Traffic Analytics (Area Chart): Visitor count trends over time.</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pStyle w:val="Heading1"/>
        <w:rPr>
          <w:b w:val="1"/>
          <w:bCs w:val="1"/>
        </w:rPr>
      </w:pPr>
      <w:bookmarkStart w:colFirst="0" w:colLast="0" w:name="_8zao5upxuiib" w:id="4"/>
      <w:bookmarkEnd w:id="4"/>
      <w:r w:rsidDel="00000000" w:rsidR="00000000" w:rsidRPr="00000000">
        <w:rPr>
          <w:b w:val="1"/>
          <w:bCs w:val="1"/>
          <w:rtl w:val="0"/>
        </w:rPr>
        <w:t xml:space="preserve">3. Desktop Management Supersystem </w:t>
      </w:r>
    </w:p>
    <w:p w:rsidR="00000000" w:rsidDel="00000000" w:rsidP="00000000" w:rsidRDefault="00000000" w:rsidRPr="00000000" w14:paraId="0000003A">
      <w:pPr>
        <w:pStyle w:val="Heading1"/>
        <w:rPr>
          <w:b w:val="1"/>
          <w:bCs w:val="1"/>
        </w:rPr>
      </w:pPr>
      <w:bookmarkStart w:colFirst="0" w:colLast="0" w:name="_gav1gbsreklb" w:id="5"/>
      <w:bookmarkEnd w:id="5"/>
      <w:r w:rsidDel="00000000" w:rsidR="00000000" w:rsidRPr="00000000">
        <w:rPr>
          <w:b w:val="1"/>
          <w:bCs w:val="1"/>
          <w:rtl w:val="0"/>
        </w:rPr>
        <w:t xml:space="preserve">(Internal Operations)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Module 1: Main System Dashboard &amp; Analytics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Key Performance Indicators (KPI Cards):</w:t>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Total Completed Projects</w:t>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Total Gross Revenue</w:t>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Total Operational Expenses</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Net Revenue</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b w:val="1"/>
          <w:bCs w:val="1"/>
        </w:rPr>
      </w:pPr>
      <w:r w:rsidDel="00000000" w:rsidR="00000000" w:rsidRPr="00000000">
        <w:rPr>
          <w:b w:val="1"/>
          <w:bCs w:val="1"/>
          <w:rtl w:val="0"/>
        </w:rPr>
        <w:t xml:space="preserve">Data Visualizations &amp; Charts:</w:t>
      </w:r>
    </w:p>
    <w:p w:rsidR="00000000" w:rsidDel="00000000" w:rsidP="00000000" w:rsidRDefault="00000000" w:rsidRPr="00000000" w14:paraId="00000045">
      <w:pPr>
        <w:numPr>
          <w:ilvl w:val="0"/>
          <w:numId w:val="5"/>
        </w:numPr>
        <w:ind w:left="720" w:hanging="360"/>
        <w:rPr>
          <w:u w:val="none"/>
        </w:rPr>
      </w:pPr>
      <w:r w:rsidDel="00000000" w:rsidR="00000000" w:rsidRPr="00000000">
        <w:rPr>
          <w:rtl w:val="0"/>
        </w:rPr>
        <w:t xml:space="preserve">Project Status Chart (Bar Chart): Status breakdown (Done, Ongoing, Cancelled, Pending).</w:t>
      </w:r>
    </w:p>
    <w:p w:rsidR="00000000" w:rsidDel="00000000" w:rsidP="00000000" w:rsidRDefault="00000000" w:rsidRPr="00000000" w14:paraId="00000046">
      <w:pPr>
        <w:numPr>
          <w:ilvl w:val="0"/>
          <w:numId w:val="5"/>
        </w:numPr>
        <w:ind w:left="720" w:hanging="360"/>
        <w:rPr>
          <w:u w:val="none"/>
        </w:rPr>
      </w:pPr>
      <w:r w:rsidDel="00000000" w:rsidR="00000000" w:rsidRPr="00000000">
        <w:rPr>
          <w:rtl w:val="0"/>
        </w:rPr>
        <w:t xml:space="preserve">Financial &amp; Performance Tables: Top Performing Projects</w:t>
      </w:r>
    </w:p>
    <w:p>
      <w:pPr>
        <w:numPr>
          <w:ilvl w:val="1"/>
          <w:numId w:val="5"/>
        </w:numPr>
        <w:ind w:left="1440" w:hanging="360"/>
        <w:rPr>
          <w:ins w:id="9003" w:author="Claude" w:date="2026-10-26T00:00:00Z"/>
        </w:rPr>
      </w:pPr>
      <w:ins w:id="9004" w:author="Claude" w:date="2026-10-26T00:00:00Z">
        <w:r>
          <w:rPr>
            <w:rtl w:val="0"/>
          </w:rPr>
          <w:t xml:space="preserve">Columns: Revenue, Expenses, Profit, Margin %. Sortable by any column; sorted by highest Profit by default.</w:t>
        </w:r>
      </w:ins>
    </w:p>
    <w:p>
      <w:pPr>
        <w:numPr>
          <w:ilvl w:val="1"/>
          <w:numId w:val="5"/>
        </w:numPr>
        <w:ind w:left="1440" w:hanging="360"/>
        <w:rPr>
          <w:ins w:id="9005" w:author="Claude" w:date="2026-10-26T00:00:00Z"/>
        </w:rPr>
      </w:pPr>
      <w:ins w:id="9006" w:author="Claude" w:date="2026-10-26T00:00:00Z">
        <w:r>
          <w:rPr>
            <w:rtl w:val="0"/>
          </w:rPr>
          <w:t xml:space="preserve">Expenses are added up automatically: receipts + materials + subcontractor payouts. Payroll is not split per project; it counts as company-wide overhead in the KPI cards.</w:t>
        </w:r>
      </w:ins>
    </w:p>
    <w:p>
      <w:pPr>
        <w:numPr>
          <w:ilvl w:val="0"/>
          <w:numId w:val="5"/>
        </w:numPr>
        <w:ind w:left="720" w:hanging="360"/>
        <w:rPr>
          <w:ins w:id="9007" w:author="Claude" w:date="2026-10-26T00:00:00Z"/>
        </w:rPr>
      </w:pPr>
      <w:ins w:id="9008" w:author="Claude" w:date="2026-10-26T00:00:00Z">
        <w:r>
          <w:rPr>
            <w:rtl w:val="0"/>
          </w:rPr>
          <w:t xml:space="preserve">Date filters: This Month, This Quarter, This Year, All Time, Custom date range.</w:t>
        </w:r>
      </w:ins>
    </w:p>
    <w:p>
      <w:pPr>
        <w:numPr>
          <w:ilvl w:val="0"/>
          <w:numId w:val="5"/>
        </w:numPr>
        <w:ind w:left="720" w:hanging="360"/>
        <w:rPr>
          <w:ins w:id="9009" w:author="Claude" w:date="2026-10-26T00:00:00Z"/>
        </w:rPr>
      </w:pPr>
      <w:ins w:id="9010" w:author="Claude" w:date="2026-10-26T00:00:00Z">
        <w:r>
          <w:rPr>
            <w:rtl w:val="0"/>
          </w:rPr>
          <w:t xml:space="preserve">Who sees it: Admin sees all departments; a Supervisor sees only their own department's numbers; Employees have no Dashboard.</w:t>
        </w:r>
      </w:ins>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Log History(Table)</w:t>
      </w:r>
    </w:p>
    <w:p w:rsidR="00000000" w:rsidDel="00000000" w:rsidP="00000000" w:rsidRDefault="00000000" w:rsidRPr="00000000" w14:paraId="00000049">
      <w:pPr>
        <w:rPr/>
      </w:pPr>
      <w:r w:rsidDel="00000000" w:rsidR="00000000" w:rsidRPr="00000000">
        <w:rPr>
          <w:b w:val="1"/>
          <w:bCs w:val="1"/>
          <w:rtl w:val="0"/>
        </w:rPr>
        <w:t xml:space="preserve"> </w:t>
      </w:r>
      <w:r w:rsidDel="00000000" w:rsidR="00000000" w:rsidRPr="00000000">
        <w:rPr>
          <w:rtl w:val="0"/>
        </w:rPr>
        <w:t xml:space="preserve">logs of employee time in and time out</w:t>
      </w:r>
    </w:p>
    <w:p>
      <w:pPr>
        <w:rPr>
          <w:ins w:id="9011" w:author="Claude" w:date="2026-10-26T00:00:00Z"/>
        </w:rPr>
      </w:pPr>
      <w:ins w:id="9012" w:author="Claude" w:date="2026-10-26T00:00:00Z">
        <w:r>
          <w:rPr>
            <w:rtl w:val="0"/>
          </w:rPr>
          <w:t xml:space="preserve"> logins, logouts and failed login attempts</w:t>
        </w:r>
      </w:ins>
    </w:p>
    <w:p>
      <w:pPr>
        <w:rPr>
          <w:ins w:id="9013" w:author="Claude" w:date="2026-10-26T00:00:00Z"/>
        </w:rPr>
      </w:pPr>
      <w:ins w:id="9014" w:author="Claude" w:date="2026-10-26T00:00:00Z">
        <w:r>
          <w:rPr>
            <w:rtl w:val="0"/>
          </w:rPr>
          <w:t xml:space="preserve"> password changes and resets</w:t>
        </w:r>
      </w:ins>
    </w:p>
    <w:p>
      <w:pPr>
        <w:rPr>
          <w:ins w:id="9015" w:author="Claude" w:date="2026-10-26T00:00:00Z"/>
        </w:rPr>
      </w:pPr>
      <w:ins w:id="9016" w:author="Claude" w:date="2026-10-26T00:00:00Z">
        <w:r>
          <w:rPr>
            <w:rtl w:val="0"/>
          </w:rPr>
          <w:t xml:space="preserve"> password requests (also shown to Admins as a notification badge)</w:t>
        </w:r>
      </w:ins>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Changes of password</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Security question is for admin only</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Forgot passwords for employee and supervisor accounts will notify admin for giving out of new password</w:t>
        <w:br w:type="textWrapping"/>
      </w:r>
      <w:r w:rsidDel="00000000" w:rsidR="00000000" w:rsidRPr="00000000">
        <w:rPr>
          <w:rtl w:val="0"/>
        </w:rPr>
      </w:r>
    </w:p>
    <w:p>
      <w:pPr>
        <w:numPr>
          <w:ilvl w:val="0"/>
          <w:numId w:val="1"/>
        </w:numPr>
        <w:ind w:left="720" w:hanging="360"/>
        <w:rPr>
          <w:ins w:id="9017" w:author="Claude" w:date="2026-10-26T00:00:00Z"/>
        </w:rPr>
      </w:pPr>
      <w:ins w:id="9018" w:author="Claude" w:date="2026-10-26T00:00:00Z">
        <w:r>
          <w:rPr>
            <w:rtl w:val="0"/>
          </w:rPr>
          <w:t xml:space="preserve">Forgot Password does not use an email code (OTP) or security question for Employees/Supervisors. It only sends a request to the Admins. Admin gives a temporary password, which the user must change at their next login.</w:t>
        </w:r>
      </w:ins>
    </w:p>
    <w:p>
      <w:pPr>
        <w:numPr>
          <w:ilvl w:val="0"/>
          <w:numId w:val="1"/>
        </w:numPr>
        <w:ind w:left="720" w:hanging="360"/>
        <w:rPr>
          <w:ins w:id="9019" w:author="Claude" w:date="2026-10-26T00:00:00Z"/>
        </w:rPr>
      </w:pPr>
      <w:ins w:id="9020" w:author="Claude" w:date="2026-10-26T00:00:00Z">
        <w:r>
          <w:rPr>
            <w:rtl w:val="0"/>
          </w:rPr>
          <w:t xml:space="preserve">Only Admin creates accounts and resets passwords. There is no self sign-up.</w:t>
        </w:r>
      </w:ins>
    </w:p>
    <w:p>
      <w:pPr>
        <w:numPr>
          <w:ilvl w:val="0"/>
          <w:numId w:val="1"/>
        </w:numPr>
        <w:ind w:left="720" w:hanging="360"/>
        <w:rPr>
          <w:ins w:id="9021" w:author="Claude" w:date="2026-10-26T00:00:00Z"/>
        </w:rPr>
      </w:pPr>
      <w:ins w:id="9022" w:author="Claude" w:date="2026-10-26T00:00:00Z">
        <w:r>
          <w:rPr>
            <w:rtl w:val="0"/>
          </w:rPr>
          <w:t xml:space="preserve">Account locks after 5 wrong passwords. Only Admin can unlock it.</w:t>
        </w:r>
      </w:ins>
    </w:p>
    <w:p>
      <w:pPr>
        <w:numPr>
          <w:ilvl w:val="0"/>
          <w:numId w:val="1"/>
        </w:numPr>
        <w:ind w:left="720" w:hanging="360"/>
        <w:rPr>
          <w:ins w:id="9023" w:author="Claude" w:date="2026-10-26T00:00:00Z"/>
        </w:rPr>
      </w:pPr>
      <w:ins w:id="9024" w:author="Claude" w:date="2026-10-26T00:00:00Z">
        <w:r>
          <w:rPr>
            <w:rtl w:val="0"/>
          </w:rPr>
          <w:t xml:space="preserve">Idle check: after 5 minutes with no activity, a "Still there? Sign out?" popup appears. If nobody answers within 60 seconds, the app signs out automatically.</w:t>
        </w:r>
      </w:ins>
    </w:p>
    <w:p>
      <w:pPr>
        <w:numPr>
          <w:ilvl w:val="0"/>
          <w:numId w:val="1"/>
        </w:numPr>
        <w:ind w:left="720" w:hanging="360"/>
        <w:rPr>
          <w:ins w:id="9025" w:author="Claude" w:date="2026-10-26T00:00:00Z"/>
        </w:rPr>
      </w:pPr>
      <w:ins w:id="9026" w:author="Claude" w:date="2026-10-26T00:00:00Z">
        <w:r>
          <w:rPr>
            <w:rtl w:val="0"/>
          </w:rPr>
          <w:t xml:space="preserve">One login for the whole app. Each account has one Department (decides which pages show in the sidebar) and one Level: Admin, Supervisor or Employee. Supervisors are specific to their department, not to projects.</w:t>
        </w:r>
      </w:ins>
    </w:p>
    <w:p w:rsidR="00000000" w:rsidDel="00000000" w:rsidP="00000000" w:rsidRDefault="00000000" w:rsidRPr="00000000" w14:paraId="0000004E">
      <w:pPr>
        <w:rPr/>
      </w:pPr>
      <w:r w:rsidDel="00000000" w:rsidR="00000000" w:rsidRPr="00000000">
        <w:rPr>
          <w:rtl w:val="0"/>
        </w:rPr>
      </w:r>
    </w:p>
    <w:p>
      <w:pPr>
        <w:rPr>
          <w:ins w:id="9027" w:author="Claude" w:date="2026-10-26T00:00:00Z"/>
          <w:b w:val="1"/>
          <w:bCs w:val="1"/>
        </w:rPr>
      </w:pPr>
      <w:ins w:id="9028" w:author="Claude" w:date="2026-10-26T00:00:00Z">
        <w:r>
          <w:rPr>
            <w:b w:val="1"/>
            <w:bCs w:val="1"/>
            <w:rtl w:val="0"/>
          </w:rPr>
          <w:t xml:space="preserve">Module 1b: Projects (new page)</w:t>
        </w:r>
      </w:ins>
    </w:p>
    <w:p>
      <w:pPr>
        <w:numPr>
          <w:ilvl w:val="0"/>
          <w:numId w:val="5"/>
        </w:numPr>
        <w:ind w:left="720" w:hanging="360"/>
        <w:rPr>
          <w:ins w:id="9029" w:author="Claude" w:date="2026-10-26T00:00:00Z"/>
        </w:rPr>
      </w:pPr>
      <w:ins w:id="9030" w:author="Claude" w:date="2026-10-26T00:00:00Z">
        <w:r>
          <w:rPr>
            <w:rtl w:val="0"/>
          </w:rPr>
          <w:t xml:space="preserve">Admin only: only Admin can open this page and add, edit or delete projects. Supervisors and Employees pick a project from a dropdown inside their own department pages.</w:t>
        </w:r>
      </w:ins>
    </w:p>
    <w:p>
      <w:pPr>
        <w:numPr>
          <w:ilvl w:val="0"/>
          <w:numId w:val="5"/>
        </w:numPr>
        <w:ind w:left="720" w:hanging="360"/>
        <w:rPr>
          <w:ins w:id="9031" w:author="Claude" w:date="2026-10-26T00:00:00Z"/>
        </w:rPr>
      </w:pPr>
      <w:ins w:id="9032" w:author="Claude" w:date="2026-10-26T00:00:00Z">
        <w:r>
          <w:rPr>
            <w:rtl w:val="0"/>
          </w:rPr>
          <w:t xml:space="preserve">Fields: Project Name, Site / Location, Client, Sector, Contract Price, Start Date, Target End Date, Status (Pending, Ongoing, Done, Cancelled).</w:t>
        </w:r>
      </w:ins>
    </w:p>
    <w:p>
      <w:pPr>
        <w:numPr>
          <w:ilvl w:val="0"/>
          <w:numId w:val="5"/>
        </w:numPr>
        <w:ind w:left="720" w:hanging="360"/>
        <w:rPr>
          <w:ins w:id="9033" w:author="Claude" w:date="2026-10-26T00:00:00Z"/>
        </w:rPr>
      </w:pPr>
      <w:ins w:id="9034" w:author="Claude" w:date="2026-10-26T00:00:00Z">
        <w:r>
          <w:rPr>
            <w:rtl w:val="0"/>
          </w:rPr>
          <w:t xml:space="preserve">One shared project list used by Receipts, Payroll (work sites), Inventory, Subcontractors and the Website Admin.</w:t>
        </w:r>
      </w:ins>
    </w:p>
    <w:p>
      <w:pPr>
        <w:numPr>
          <w:ilvl w:val="0"/>
          <w:numId w:val="5"/>
        </w:numPr>
        <w:ind w:left="720" w:hanging="360"/>
        <w:rPr>
          <w:ins w:id="9035" w:author="Claude" w:date="2026-10-26T00:00:00Z"/>
        </w:rPr>
      </w:pPr>
      <w:ins w:id="9036" w:author="Claude" w:date="2026-10-26T00:00:00Z">
        <w:r>
          <w:rPr>
            <w:rtl w:val="0"/>
          </w:rPr>
          <w:t xml:space="preserve">"Show on website" option publishes a project to the public Projects page, so projects are never typed twice.</w:t>
        </w:r>
      </w:ins>
    </w:p>
    <w:p>
      <w:pPr>
        <w:rPr>
          <w:ins w:id="9037" w:author="Claude" w:date="2026-10-26T00:00:00Z"/>
        </w:rPr>
      </w:pPr>
    </w:p>
    <w:p w:rsidR="00000000" w:rsidDel="00000000" w:rsidP="00000000" w:rsidRDefault="00000000" w:rsidRPr="00000000" w14:paraId="0000004F">
      <w:pPr>
        <w:rPr>
          <w:b w:val="1"/>
          <w:bCs w:val="1"/>
        </w:rPr>
      </w:pPr>
      <w:r w:rsidDel="00000000" w:rsidR="00000000" w:rsidRPr="00000000">
        <w:rPr>
          <w:b w:val="1"/>
          <w:bCs w:val="1"/>
          <w:rtl w:val="0"/>
        </w:rPr>
        <w:t xml:space="preserve">Module 2: Employee &amp; Payroll Management Department (HRIS)</w:t>
      </w:r>
    </w:p>
    <w:p w:rsidR="00000000" w:rsidDel="00000000" w:rsidP="00000000" w:rsidRDefault="00000000" w:rsidRPr="00000000" w14:paraId="00000050">
      <w:pPr>
        <w:numPr>
          <w:ilvl w:val="0"/>
          <w:numId w:val="11"/>
        </w:numPr>
        <w:ind w:left="720" w:hanging="360"/>
        <w:rPr>
          <w:b w:val="1"/>
          <w:bCs w:val="1"/>
        </w:rPr>
      </w:pPr>
      <w:r w:rsidDel="00000000" w:rsidR="00000000" w:rsidRPr="00000000">
        <w:rPr>
          <w:b w:val="1"/>
          <w:bCs w:val="1"/>
          <w:rtl w:val="0"/>
        </w:rPr>
        <w:t xml:space="preserve">Employee Information Directory</w:t>
      </w:r>
    </w:p>
    <w:p w:rsidR="00000000" w:rsidDel="00000000" w:rsidP="00000000" w:rsidRDefault="00000000" w:rsidRPr="00000000" w14:paraId="00000051">
      <w:pPr>
        <w:numPr>
          <w:ilvl w:val="1"/>
          <w:numId w:val="11"/>
        </w:numPr>
        <w:ind w:left="1440" w:hanging="360"/>
        <w:rPr>
          <w:u w:val="none"/>
        </w:rPr>
      </w:pPr>
      <w:r w:rsidDel="00000000" w:rsidR="00000000" w:rsidRPr="00000000">
        <w:rPr>
          <w:rtl w:val="0"/>
        </w:rPr>
        <w:t xml:space="preserve">Profile master list: Personal details, contact numbers, address, role, pay grade, and active status.</w:t>
      </w:r>
    </w:p>
    <w:p>
      <w:pPr>
        <w:numPr>
          <w:ilvl w:val="2"/>
          <w:numId w:val="11"/>
        </w:numPr>
        <w:ind w:left="2160" w:hanging="360"/>
        <w:rPr>
          <w:ins w:id="9501" w:author="Claude" w:date="2026-10-26T00:00:00Z"/>
        </w:rPr>
      </w:pPr>
      <w:ins w:id="9502" w:author="Claude" w:date="2026-10-26T00:00:00Z">
        <w:r>
          <w:rPr>
            <w:rtl w:val="0"/>
          </w:rPr>
          <w:t xml:space="preserve">Also stores: Daily Rate, Biometric ID (the number the scanner gives each person), and a Government Deductions On/Off switch (Off by default; SSS, PhilHealth, Pag-IBIG and TIN fields are optional).</w:t>
        </w:r>
      </w:ins>
    </w:p>
    <w:p>
      <w:pPr>
        <w:numPr>
          <w:ilvl w:val="2"/>
          <w:numId w:val="11"/>
        </w:numPr>
        <w:ind w:left="2160" w:hanging="360"/>
        <w:rPr>
          <w:ins w:id="9503" w:author="Claude" w:date="2026-10-26T00:00:00Z"/>
        </w:rPr>
      </w:pPr>
      <w:ins w:id="9504" w:author="Claude" w:date="2026-10-26T00:00:00Z">
        <w:r>
          <w:rPr>
            <w:rtl w:val="0"/>
          </w:rPr>
          <w:t xml:space="preserve">Daily Rate is editable by HR. A new rate applies from a date HR chooses; past payslips keep the old rate. Every change goes to the history log.</w:t>
        </w:r>
      </w:ins>
    </w:p>
    <w:p>
      <w:pPr>
        <w:numPr>
          <w:ilvl w:val="2"/>
          <w:numId w:val="11"/>
        </w:numPr>
        <w:ind w:left="2160" w:hanging="360"/>
        <w:rPr>
          <w:ins w:id="9505" w:author="Claude" w:date="2026-10-26T00:00:00Z"/>
        </w:rPr>
      </w:pPr>
      <w:ins w:id="9506" w:author="Claude" w:date="2026-10-26T00:00:00Z">
        <w:r>
          <w:rPr>
            <w:rtl w:val="0"/>
          </w:rPr>
          <w:t xml:space="preserve">The directory holds office staff (who have logins) and site workers (no login; only for attendance and payroll).</w:t>
        </w:r>
      </w:ins>
    </w:p>
    <w:p>
      <w:pPr>
        <w:numPr>
          <w:ilvl w:val="2"/>
          <w:numId w:val="11"/>
        </w:numPr>
        <w:ind w:left="2160" w:hanging="360"/>
        <w:rPr>
          <w:ins w:id="9507" w:author="Claude" w:date="2026-10-26T00:00:00Z"/>
        </w:rPr>
      </w:pPr>
      <w:ins w:id="9508" w:author="Claude" w:date="2026-10-26T00:00:00Z">
        <w:r>
          <w:rPr>
            <w:rtl w:val="0"/>
          </w:rPr>
          <w:t xml:space="preserve">When someone leaves, they are marked Inactive: their login stops working and all their records are kept.</w:t>
        </w:r>
      </w:ins>
    </w:p>
    <w:p w:rsidR="00000000" w:rsidDel="00000000" w:rsidP="00000000" w:rsidRDefault="00000000" w:rsidRPr="00000000" w14:paraId="00000052">
      <w:pPr>
        <w:numPr>
          <w:ilvl w:val="0"/>
          <w:numId w:val="11"/>
        </w:numPr>
        <w:ind w:left="720" w:hanging="360"/>
        <w:rPr>
          <w:b w:val="1"/>
          <w:bCs w:val="1"/>
        </w:rPr>
      </w:pPr>
      <w:r w:rsidDel="00000000" w:rsidR="00000000" w:rsidRPr="00000000">
        <w:rPr>
          <w:b w:val="1"/>
          <w:bCs w:val="1"/>
          <w:rtl w:val="0"/>
        </w:rPr>
        <w:t xml:space="preserve">System Access &amp; User Account Management</w:t>
      </w:r>
    </w:p>
    <w:p w:rsidR="00000000" w:rsidDel="00000000" w:rsidP="00000000" w:rsidRDefault="00000000" w:rsidRPr="00000000" w14:paraId="00000053">
      <w:pPr>
        <w:numPr>
          <w:ilvl w:val="1"/>
          <w:numId w:val="11"/>
        </w:numPr>
        <w:ind w:left="1440" w:hanging="360"/>
        <w:rPr>
          <w:u w:val="none"/>
        </w:rPr>
      </w:pPr>
      <w:r w:rsidDel="00000000" w:rsidR="00000000" w:rsidRPr="00000000">
        <w:rPr>
          <w:rtl w:val="0"/>
        </w:rPr>
        <w:t xml:space="preserve">Manage user status (Approved, Pending, Denied).</w:t>
      </w:r>
    </w:p>
    <w:p w:rsidR="00000000" w:rsidDel="00000000" w:rsidP="00000000" w:rsidRDefault="00000000" w:rsidRPr="00000000" w14:paraId="00000054">
      <w:pPr>
        <w:numPr>
          <w:ilvl w:val="1"/>
          <w:numId w:val="11"/>
        </w:numPr>
        <w:ind w:left="1440" w:hanging="360"/>
        <w:rPr>
          <w:u w:val="none"/>
        </w:rPr>
      </w:pPr>
      <w:r w:rsidDel="00000000" w:rsidR="00000000" w:rsidRPr="00000000">
        <w:rPr>
          <w:rtl w:val="0"/>
        </w:rPr>
        <w:t xml:space="preserve">Add,Edit,Delete Employee Details</w:t>
      </w:r>
    </w:p>
    <w:p>
      <w:pPr>
        <w:numPr>
          <w:ilvl w:val="1"/>
          <w:numId w:val="11"/>
        </w:numPr>
        <w:ind w:left="1440" w:hanging="360"/>
        <w:rPr>
          <w:ins w:id="9509" w:author="Claude" w:date="2026-10-26T00:00:00Z"/>
        </w:rPr>
      </w:pPr>
      <w:ins w:id="9510" w:author="Claude" w:date="2026-10-26T00:00:00Z">
        <w:r>
          <w:rPr>
            <w:rtl w:val="0"/>
          </w:rPr>
          <w:t xml:space="preserve">Logins: per department 1 Employee + 1 Supervisor; multiple Admins. Site workers never use the app.</w:t>
        </w:r>
      </w:ins>
    </w:p>
    <w:p w:rsidR="00000000" w:rsidDel="00000000" w:rsidP="00000000" w:rsidRDefault="00000000" w:rsidRPr="00000000" w14:paraId="00000055">
      <w:pPr>
        <w:numPr>
          <w:ilvl w:val="0"/>
          <w:numId w:val="11"/>
        </w:numPr>
        <w:ind w:left="720" w:hanging="360"/>
        <w:rPr>
          <w:b w:val="1"/>
          <w:bCs w:val="1"/>
        </w:rPr>
      </w:pPr>
      <w:r w:rsidDel="00000000" w:rsidR="00000000" w:rsidRPr="00000000">
        <w:rPr>
          <w:b w:val="1"/>
          <w:bCs w:val="1"/>
          <w:rtl w:val="0"/>
        </w:rPr>
        <w:t xml:space="preserve">Biometrics Attendance Tracking Module</w:t>
      </w:r>
    </w:p>
    <w:p w:rsidR="00000000" w:rsidDel="00000000" w:rsidP="00000000" w:rsidRDefault="00000000" w:rsidRPr="00000000" w14:paraId="00000056">
      <w:pPr>
        <w:numPr>
          <w:ilvl w:val="1"/>
          <w:numId w:val="11"/>
        </w:numPr>
        <w:ind w:left="1440" w:hanging="360"/>
        <w:rPr>
          <w:u w:val="none"/>
        </w:rPr>
      </w:pPr>
      <w:r w:rsidDel="00000000" w:rsidR="00000000" w:rsidRPr="00000000">
        <w:rPr>
          <w:rtl w:val="0"/>
        </w:rPr>
        <w:t xml:space="preserve">File Upload Utility: Parse and ingest biometrics logs (.csv, .xlsx).</w:t>
      </w:r>
    </w:p>
    <w:p>
      <w:pPr>
        <w:numPr>
          <w:ilvl w:val="2"/>
          <w:numId w:val="11"/>
        </w:numPr>
        <w:ind w:left="2160" w:hanging="360"/>
        <w:rPr>
          <w:ins w:id="9511" w:author="Claude" w:date="2026-10-26T00:00:00Z"/>
        </w:rPr>
      </w:pPr>
      <w:ins w:id="9512" w:author="Claude" w:date="2026-10-26T00:00:00Z">
        <w:r>
          <w:rPr>
            <w:rtl w:val="0"/>
          </w:rPr>
          <w:t xml:space="preserve">One shared fingerprint scanner. Each person scans 4 times a day: time in, break out, break in, time out. HR staff export the file with a FAT32 USB flash drive and upload it.</w:t>
        </w:r>
      </w:ins>
    </w:p>
    <w:p w:rsidR="00000000" w:rsidDel="00000000" w:rsidP="00000000" w:rsidRDefault="00000000" w:rsidRPr="00000000" w14:paraId="00000057">
      <w:pPr>
        <w:numPr>
          <w:ilvl w:val="1"/>
          <w:numId w:val="11"/>
        </w:numPr>
        <w:ind w:left="1440" w:hanging="360"/>
        <w:rPr>
          <w:u w:val="none"/>
        </w:rPr>
      </w:pPr>
      <w:r w:rsidDel="00000000" w:rsidR="00000000" w:rsidRPr="00000000">
        <w:rPr>
          <w:rtl w:val="0"/>
        </w:rPr>
        <w:t xml:space="preserve">Absence &amp; Tardy Tracking: Flags site absences and late entries against daily site schedules.</w:t>
      </w:r>
    </w:p>
    <w:p>
      <w:pPr>
        <w:numPr>
          <w:ilvl w:val="2"/>
          <w:numId w:val="11"/>
        </w:numPr>
        <w:ind w:left="2160" w:hanging="360"/>
        <w:rPr>
          <w:ins w:id="9513" w:author="Claude" w:date="2026-10-26T00:00:00Z"/>
        </w:rPr>
      </w:pPr>
      <w:ins w:id="9514" w:author="Claude" w:date="2026-10-26T00:00:00Z">
        <w:r>
          <w:rPr>
            <w:rtl w:val="0"/>
          </w:rPr>
          <w:t xml:space="preserve">Work hours: 8:00 AM to 5:00 PM, Monday to Saturday, 12:00 to 1:00 PM unpaid lunch. On time up to 8:15 AM. (Editable settings.)</w:t>
        </w:r>
      </w:ins>
    </w:p>
    <w:p>
      <w:pPr>
        <w:numPr>
          <w:ilvl w:val="2"/>
          <w:numId w:val="11"/>
        </w:numPr>
        <w:ind w:left="2160" w:hanging="360"/>
        <w:rPr>
          <w:ins w:id="9515" w:author="Claude" w:date="2026-10-26T00:00:00Z"/>
        </w:rPr>
      </w:pPr>
      <w:ins w:id="9516" w:author="Claude" w:date="2026-10-26T00:00:00Z">
        <w:r>
          <w:rPr>
            <w:rtl w:val="0"/>
          </w:rPr>
          <w:t xml:space="preserve">Late: the exact minutes are deducted. Per-minute rate = Daily Rate / 8 hours / 60 minutes.</w:t>
        </w:r>
      </w:ins>
    </w:p>
    <w:p>
      <w:pPr>
        <w:numPr>
          <w:ilvl w:val="2"/>
          <w:numId w:val="11"/>
        </w:numPr>
        <w:ind w:left="2160" w:hanging="360"/>
        <w:rPr>
          <w:ins w:id="9517" w:author="Claude" w:date="2026-10-26T00:00:00Z"/>
        </w:rPr>
      </w:pPr>
      <w:ins w:id="9518" w:author="Claude" w:date="2026-10-26T00:00:00Z">
        <w:r>
          <w:rPr>
            <w:rtl w:val="0"/>
          </w:rPr>
          <w:t xml:space="preserve">Absent (no scans that day): no pay for that day. Missing scans are flagged for HR to fix.</w:t>
        </w:r>
      </w:ins>
    </w:p>
    <w:p>
      <w:pPr>
        <w:numPr>
          <w:ilvl w:val="2"/>
          <w:numId w:val="11"/>
        </w:numPr>
        <w:ind w:left="2160" w:hanging="360"/>
        <w:rPr>
          <w:ins w:id="9519" w:author="Claude" w:date="2026-10-26T00:00:00Z"/>
        </w:rPr>
      </w:pPr>
      <w:ins w:id="9520" w:author="Claude" w:date="2026-10-26T00:00:00Z">
        <w:r>
          <w:rPr>
            <w:rtl w:val="0"/>
          </w:rPr>
          <w:t xml:space="preserve">Overtime: after 5:00 PM only, only when HR approves, at a flat PHP 100 per hour (editable setting).</w:t>
        </w:r>
      </w:ins>
    </w:p>
    <w:p>
      <w:pPr>
        <w:numPr>
          <w:ilvl w:val="2"/>
          <w:numId w:val="11"/>
        </w:numPr>
        <w:ind w:left="2160" w:hanging="360"/>
        <w:rPr>
          <w:ins w:id="9521" w:author="Claude" w:date="2026-10-26T00:00:00Z"/>
        </w:rPr>
      </w:pPr>
      <w:ins w:id="9522" w:author="Claude" w:date="2026-10-26T00:00:00Z">
        <w:r>
          <w:rPr>
            <w:rtl w:val="0"/>
          </w:rPr>
          <w:t xml:space="preserve">Workers are not assigned to projects.</w:t>
        </w:r>
      </w:ins>
    </w:p>
    <w:p w:rsidR="00000000" w:rsidDel="00000000" w:rsidP="00000000" w:rsidRDefault="00000000" w:rsidRPr="00000000" w14:paraId="00000058">
      <w:pPr>
        <w:numPr>
          <w:ilvl w:val="0"/>
          <w:numId w:val="11"/>
        </w:numPr>
        <w:ind w:left="720" w:hanging="360"/>
        <w:rPr>
          <w:b w:val="1"/>
          <w:bCs w:val="1"/>
        </w:rPr>
      </w:pPr>
      <w:r w:rsidDel="00000000" w:rsidR="00000000" w:rsidRPr="00000000">
        <w:rPr>
          <w:b w:val="1"/>
          <w:bCs w:val="1"/>
          <w:rtl w:val="0"/>
        </w:rPr>
        <w:t xml:space="preserve">Payroll Engine</w:t>
      </w:r>
    </w:p>
    <w:p>
      <w:pPr>
        <w:numPr>
          <w:ilvl w:val="1"/>
          <w:numId w:val="11"/>
        </w:numPr>
        <w:ind w:left="1440" w:hanging="360"/>
        <w:rPr>
          <w:ins w:id="9701" w:author="Claude" w:date="2026-10-26T00:00:00Z"/>
        </w:rPr>
      </w:pPr>
      <w:ins w:id="9702" w:author="Claude" w:date="2026-10-26T00:00:00Z">
        <w:r>
          <w:rPr>
            <w:rtl w:val="0"/>
          </w:rPr>
          <w:t xml:space="preserve">Pay Schedule field per employee: Office or Site.</w:t>
        </w:r>
      </w:ins>
    </w:p>
    <w:p>
      <w:pPr>
        <w:numPr>
          <w:ilvl w:val="1"/>
          <w:numId w:val="11"/>
        </w:numPr>
        <w:ind w:left="1440" w:hanging="360"/>
        <w:rPr>
          <w:ins w:id="9703" w:author="Claude" w:date="2026-10-26T00:00:00Z"/>
        </w:rPr>
      </w:pPr>
      <w:ins w:id="9704" w:author="Claude" w:date="2026-10-26T00:00:00Z">
        <w:r>
          <w:rPr>
            <w:rtl w:val="0"/>
          </w:rPr>
          <w:t xml:space="preserve">Site workers: paid weekly every Saturday. HR uploads the scanner file on Friday; Saturday's attendance is counted in the next week's pay.</w:t>
        </w:r>
      </w:ins>
    </w:p>
    <w:p>
      <w:pPr>
        <w:numPr>
          <w:ilvl w:val="1"/>
          <w:numId w:val="11"/>
        </w:numPr>
        <w:ind w:left="1440" w:hanging="360"/>
        <w:rPr>
          <w:ins w:id="9705" w:author="Claude" w:date="2026-10-26T00:00:00Z"/>
        </w:rPr>
      </w:pPr>
      <w:ins w:id="9706" w:author="Claude" w:date="2026-10-26T00:00:00Z">
        <w:r>
          <w:rPr>
            <w:rtl w:val="0"/>
          </w:rPr>
          <w:t xml:space="preserve">Office staff: paid twice a month. Payday 15th covers the 26th of last month to the 10th. Payday 30th covers the 11th to the 25th. HR uses the days in between to upload, fix missing scans and approve overtime.</w:t>
        </w:r>
      </w:ins>
    </w:p>
    <w:p>
      <w:pPr>
        <w:numPr>
          <w:ilvl w:val="1"/>
          <w:numId w:val="11"/>
        </w:numPr>
        <w:ind w:left="1440" w:hanging="360"/>
        <w:rPr>
          <w:ins w:id="9707" w:author="Claude" w:date="2026-10-26T00:00:00Z"/>
        </w:rPr>
      </w:pPr>
      <w:ins w:id="9708" w:author="Claude" w:date="2026-10-26T00:00:00Z">
        <w:r>
          <w:rPr>
            <w:rtl w:val="0"/>
          </w:rPr>
          <w:t xml:space="preserve">February: the 30th payday moves to the last day of the month. If payday falls on a Sunday or holiday, pay the day before. (Defaults; can be changed.)</w:t>
        </w:r>
      </w:ins>
    </w:p>
    <w:p>
      <w:pPr>
        <w:numPr>
          <w:ilvl w:val="1"/>
          <w:numId w:val="11"/>
        </w:numPr>
        <w:ind w:left="1440" w:hanging="360"/>
        <w:rPr>
          <w:ins w:id="9709" w:author="Claude" w:date="2026-10-26T00:00:00Z"/>
        </w:rPr>
      </w:pPr>
      <w:ins w:id="9710" w:author="Claude" w:date="2026-10-26T00:00:00Z">
        <w:r>
          <w:rPr>
            <w:rtl w:val="0"/>
          </w:rPr>
          <w:t xml:space="preserve">Only scanned and validated days are paid. No pay in advance for days not yet on the scanner.</w:t>
        </w:r>
      </w:ins>
    </w:p>
    <w:p w:rsidR="00000000" w:rsidDel="00000000" w:rsidP="00000000" w:rsidRDefault="00000000" w:rsidRPr="00000000" w14:paraId="00000059">
      <w:pPr>
        <w:numPr>
          <w:ilvl w:val="1"/>
          <w:numId w:val="11"/>
        </w:numPr>
        <w:ind w:left="1440" w:hanging="360"/>
        <w:rPr>
          <w:u w:val="none"/>
        </w:rPr>
      </w:pPr>
      <w:r w:rsidDel="00000000" w:rsidR="00000000" w:rsidRPr="00000000">
        <w:rPr>
          <w:rtl w:val="0"/>
        </w:rPr>
        <w:t xml:space="preserve">Automated gross pay calculation based on validated biometric logs.(advance one day if friday is biometric logging,then validation will occur next biometric parsing,deduction if not validated will be handled next coming payslip)</w:t>
      </w:r>
    </w:p>
    <w:p w:rsidR="00000000" w:rsidDel="00000000" w:rsidP="00000000" w:rsidRDefault="00000000" w:rsidRPr="00000000" w14:paraId="0000005A">
      <w:pPr>
        <w:numPr>
          <w:ilvl w:val="1"/>
          <w:numId w:val="11"/>
        </w:numPr>
        <w:ind w:left="1440" w:hanging="360"/>
        <w:rPr>
          <w:u w:val="none"/>
        </w:rPr>
      </w:pPr>
      <w:r w:rsidDel="00000000" w:rsidR="00000000" w:rsidRPr="00000000">
        <w:rPr>
          <w:rtl w:val="0"/>
        </w:rPr>
        <w:t xml:space="preserve">Automatic Deduction Handler:</w:t>
      </w:r>
    </w:p>
    <w:p w:rsidR="00000000" w:rsidDel="00000000" w:rsidP="00000000" w:rsidRDefault="00000000" w:rsidRPr="00000000" w14:paraId="0000005B">
      <w:pPr>
        <w:numPr>
          <w:ilvl w:val="2"/>
          <w:numId w:val="11"/>
        </w:numPr>
        <w:ind w:left="2160" w:hanging="360"/>
        <w:rPr>
          <w:u w:val="none"/>
        </w:rPr>
      </w:pPr>
      <w:r w:rsidDel="00000000" w:rsidR="00000000" w:rsidRPr="00000000">
        <w:rPr>
          <w:rtl w:val="0"/>
        </w:rPr>
        <w:t xml:space="preserve">Site absence deductions based on daily rates.</w:t>
      </w:r>
    </w:p>
    <w:p w:rsidR="00000000" w:rsidDel="00000000" w:rsidP="00000000" w:rsidRDefault="00000000" w:rsidRPr="00000000" w14:paraId="0000005C">
      <w:pPr>
        <w:numPr>
          <w:ilvl w:val="2"/>
          <w:numId w:val="11"/>
        </w:numPr>
        <w:ind w:left="2160" w:hanging="360"/>
        <w:rPr>
          <w:u w:val="none"/>
        </w:rPr>
      </w:pPr>
      <w:r w:rsidDel="00000000" w:rsidR="00000000" w:rsidRPr="00000000">
        <w:rPr>
          <w:rtl w:val="0"/>
        </w:rPr>
        <w:t xml:space="preserve">Tax bracket computations &amp; government statutory deductions.(w/ choices of with or without deduction)</w:t>
      </w:r>
    </w:p>
    <w:p>
      <w:pPr>
        <w:numPr>
          <w:ilvl w:val="2"/>
          <w:numId w:val="11"/>
        </w:numPr>
        <w:ind w:left="2160" w:hanging="360"/>
        <w:rPr>
          <w:ins w:id="9711" w:author="Claude" w:date="2026-10-26T00:00:00Z"/>
        </w:rPr>
      </w:pPr>
      <w:ins w:id="9712" w:author="Claude" w:date="2026-10-26T00:00:00Z">
        <w:r>
          <w:rPr>
            <w:rtl w:val="0"/>
          </w:rPr>
          <w:t xml:space="preserve">Cash advances (vale): the HR Employee records the amount, date, reason and deduction per payday; the HR Supervisor approves it. The same amount is deducted every payday until paid off. If a payslip is too small, the rest carries over to the next payday; pay never goes negative.</w:t>
        </w:r>
      </w:ins>
    </w:p>
    <w:p w:rsidR="00000000" w:rsidDel="00000000" w:rsidP="00000000" w:rsidRDefault="00000000" w:rsidRPr="00000000" w14:paraId="0000005D">
      <w:pPr>
        <w:numPr>
          <w:ilvl w:val="1"/>
          <w:numId w:val="11"/>
        </w:numPr>
        <w:ind w:left="1440" w:hanging="360"/>
        <w:rPr>
          <w:u w:val="none"/>
        </w:rPr>
      </w:pPr>
      <w:r w:rsidDel="00000000" w:rsidR="00000000" w:rsidRPr="00000000">
        <w:rPr>
          <w:rtl w:val="0"/>
        </w:rPr>
        <w:t xml:space="preserve">Printable Payslip &amp; Payroll Report Generatio</w:t>
      </w:r>
    </w:p>
    <w:p>
      <w:pPr>
        <w:numPr>
          <w:ilvl w:val="2"/>
          <w:numId w:val="11"/>
        </w:numPr>
        <w:ind w:left="2160" w:hanging="360"/>
        <w:rPr>
          <w:ins w:id="9713" w:author="Claude" w:date="2026-10-26T00:00:00Z"/>
        </w:rPr>
      </w:pPr>
      <w:ins w:id="9714" w:author="Claude" w:date="2026-10-26T00:00:00Z">
        <w:r>
          <w:rPr>
            <w:rtl w:val="0"/>
          </w:rPr>
          <w:t xml:space="preserve">Payslip shows days worked, late deductions, overtime, cash advance with remaining balance, government deductions (if switched on) and net pay. Printed and saved as PDF.</w:t>
        </w:r>
      </w:ins>
    </w:p>
    <w:p w:rsidR="00000000" w:rsidDel="00000000" w:rsidP="00000000" w:rsidRDefault="00000000" w:rsidRPr="00000000" w14:paraId="0000005E">
      <w:pPr>
        <w:numPr>
          <w:ilvl w:val="0"/>
          <w:numId w:val="11"/>
        </w:numPr>
        <w:ind w:left="720" w:hanging="360"/>
        <w:rPr>
          <w:b w:val="1"/>
          <w:bCs w:val="1"/>
        </w:rPr>
      </w:pPr>
      <w:r w:rsidDel="00000000" w:rsidR="00000000" w:rsidRPr="00000000">
        <w:rPr>
          <w:b w:val="1"/>
          <w:bCs w:val="1"/>
          <w:rtl w:val="0"/>
        </w:rPr>
        <w:t xml:space="preserve">History Log of Employee Edit</w:t>
      </w:r>
    </w:p>
    <w:p w:rsidR="00000000" w:rsidDel="00000000" w:rsidP="00000000" w:rsidRDefault="00000000" w:rsidRPr="00000000" w14:paraId="0000005F">
      <w:pPr>
        <w:ind w:left="144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Module 3: Materials &amp; Inventory Management Department </w:t>
      </w:r>
    </w:p>
    <w:p w:rsidR="00000000" w:rsidDel="00000000" w:rsidP="00000000" w:rsidRDefault="00000000" w:rsidRPr="00000000" w14:paraId="00000063">
      <w:pPr>
        <w:numPr>
          <w:ilvl w:val="0"/>
          <w:numId w:val="8"/>
        </w:numPr>
        <w:ind w:left="720" w:hanging="360"/>
        <w:rPr>
          <w:b w:val="1"/>
          <w:bCs w:val="1"/>
        </w:rPr>
      </w:pPr>
      <w:r w:rsidDel="00000000" w:rsidR="00000000" w:rsidRPr="00000000">
        <w:rPr>
          <w:b w:val="1"/>
          <w:bCs w:val="1"/>
          <w:rtl w:val="0"/>
        </w:rPr>
        <w:t xml:space="preserve">Inventory Master List</w:t>
      </w:r>
    </w:p>
    <w:p w:rsidR="00000000" w:rsidDel="00000000" w:rsidP="00000000" w:rsidRDefault="00000000" w:rsidRPr="00000000" w14:paraId="00000064">
      <w:pPr>
        <w:numPr>
          <w:ilvl w:val="1"/>
          <w:numId w:val="8"/>
        </w:numPr>
        <w:ind w:left="1440" w:hanging="360"/>
        <w:rPr>
          <w:u w:val="none"/>
        </w:rPr>
      </w:pPr>
      <w:r w:rsidDel="00000000" w:rsidR="00000000" w:rsidRPr="00000000">
        <w:rPr>
          <w:rtl w:val="0"/>
        </w:rPr>
        <w:t xml:space="preserve">Material Table: Add, Edit, Delete, Search, and Filter construction items.</w:t>
      </w:r>
    </w:p>
    <w:p w:rsidR="00000000" w:rsidDel="00000000" w:rsidP="00000000" w:rsidRDefault="00000000" w:rsidRPr="00000000" w14:paraId="00000065">
      <w:pPr>
        <w:numPr>
          <w:ilvl w:val="1"/>
          <w:numId w:val="8"/>
        </w:numPr>
        <w:ind w:left="1440" w:hanging="360"/>
        <w:rPr>
          <w:color w:val="ff9900"/>
        </w:rPr>
      </w:pPr>
      <w:r w:rsidDel="00000000" w:rsidR="00000000" w:rsidRPr="00000000">
        <w:rPr>
          <w:color w:val="ff9900"/>
          <w:rtl w:val="0"/>
        </w:rPr>
        <w:t xml:space="preserve">Low-Stock Alert System: Visual indicators for items falling below safety stock thresholds.</w:t>
      </w:r>
    </w:p>
    <w:p w:rsidR="00000000" w:rsidDel="00000000" w:rsidP="00000000" w:rsidRDefault="00000000" w:rsidRPr="00000000" w14:paraId="00000066">
      <w:pPr>
        <w:numPr>
          <w:ilvl w:val="1"/>
          <w:numId w:val="8"/>
        </w:numPr>
        <w:ind w:left="1440" w:hanging="360"/>
        <w:rPr>
          <w:u w:val="none"/>
        </w:rPr>
      </w:pPr>
      <w:r w:rsidDel="00000000" w:rsidR="00000000" w:rsidRPr="00000000">
        <w:rPr>
          <w:rtl w:val="0"/>
        </w:rPr>
        <w:t xml:space="preserve">Equipment Master List: Register tools, heavy equipment, and vehicles owned or rented by the company.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8"/>
        </w:numPr>
        <w:ind w:left="720" w:hanging="360"/>
        <w:rPr>
          <w:b w:val="1"/>
          <w:bCs w:val="1"/>
        </w:rPr>
      </w:pPr>
      <w:r w:rsidDel="00000000" w:rsidR="00000000" w:rsidRPr="00000000">
        <w:rPr>
          <w:b w:val="1"/>
          <w:bCs w:val="1"/>
          <w:rtl w:val="0"/>
        </w:rPr>
        <w:t xml:space="preserve">Vendor Management</w:t>
      </w:r>
    </w:p>
    <w:p w:rsidR="00000000" w:rsidDel="00000000" w:rsidP="00000000" w:rsidRDefault="00000000" w:rsidRPr="00000000" w14:paraId="00000069">
      <w:pPr>
        <w:numPr>
          <w:ilvl w:val="0"/>
          <w:numId w:val="8"/>
        </w:numPr>
        <w:ind w:left="1440" w:hanging="360"/>
        <w:rPr>
          <w:u w:val="none"/>
        </w:rPr>
      </w:pPr>
      <w:r w:rsidDel="00000000" w:rsidR="00000000" w:rsidRPr="00000000">
        <w:rPr>
          <w:rtl w:val="0"/>
        </w:rPr>
        <w:t xml:space="preserve">Add,Edit,Delete Vendor details</w:t>
      </w:r>
      <w:r w:rsidDel="00000000" w:rsidR="00000000" w:rsidRPr="00000000">
        <w:rPr>
          <w:rtl w:val="0"/>
        </w:rPr>
      </w:r>
    </w:p>
    <w:p w:rsidR="00000000" w:rsidDel="00000000" w:rsidP="00000000" w:rsidRDefault="00000000" w:rsidRPr="00000000" w14:paraId="0000006A">
      <w:pPr>
        <w:numPr>
          <w:ilvl w:val="2"/>
          <w:numId w:val="8"/>
        </w:numPr>
        <w:ind w:left="2160" w:hanging="360"/>
        <w:rPr>
          <w:u w:val="none"/>
        </w:rPr>
      </w:pPr>
      <w:r w:rsidDel="00000000" w:rsidR="00000000" w:rsidRPr="00000000">
        <w:rPr>
          <w:rtl w:val="0"/>
        </w:rPr>
        <w:t xml:space="preserve">Procurement Data Fields: Merchant/Supplier Name, Date Inputted, Product Name, Product Description, Material Category, and Unit Price.</w:t>
      </w:r>
    </w:p>
    <w:p w:rsidR="00000000" w:rsidDel="00000000" w:rsidP="00000000" w:rsidRDefault="00000000" w:rsidRPr="00000000" w14:paraId="0000006B">
      <w:pPr>
        <w:numPr>
          <w:ilvl w:val="0"/>
          <w:numId w:val="8"/>
        </w:numPr>
        <w:ind w:left="1440" w:hanging="360"/>
        <w:rPr>
          <w:u w:val="none"/>
        </w:rPr>
      </w:pPr>
      <w:r w:rsidDel="00000000" w:rsidR="00000000" w:rsidRPr="00000000">
        <w:rPr>
          <w:rtl w:val="0"/>
        </w:rPr>
        <w:t xml:space="preserve">Paper needed: company profile bank details, certificate of registration, if vattable or non vat(payables).</w:t>
      </w:r>
    </w:p>
    <w:p w:rsidR="00000000" w:rsidDel="00000000" w:rsidP="00000000" w:rsidRDefault="00000000" w:rsidRPr="00000000" w14:paraId="0000006C">
      <w:pPr>
        <w:numPr>
          <w:ilvl w:val="0"/>
          <w:numId w:val="8"/>
        </w:numPr>
        <w:ind w:left="1440" w:hanging="360"/>
        <w:rPr>
          <w:u w:val="none"/>
        </w:rPr>
      </w:pPr>
      <w:r w:rsidDel="00000000" w:rsidR="00000000" w:rsidRPr="00000000">
        <w:rPr>
          <w:rtl w:val="0"/>
        </w:rPr>
      </w:r>
    </w:p>
    <w:p w:rsidR="00000000" w:rsidDel="00000000" w:rsidP="00000000" w:rsidRDefault="00000000" w:rsidRPr="00000000" w14:paraId="0000006D">
      <w:pPr>
        <w:numPr>
          <w:ilvl w:val="0"/>
          <w:numId w:val="8"/>
        </w:numPr>
        <w:ind w:left="720" w:hanging="360"/>
        <w:rPr>
          <w:b w:val="1"/>
          <w:bCs w:val="1"/>
        </w:rPr>
      </w:pPr>
      <w:r w:rsidDel="00000000" w:rsidR="00000000" w:rsidRPr="00000000">
        <w:rPr>
          <w:b w:val="1"/>
          <w:bCs w:val="1"/>
          <w:rtl w:val="0"/>
        </w:rPr>
        <w:t xml:space="preserve">History Log of Employee Edit</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1440" w:firstLine="0"/>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Module 4: Subcontractor Management</w:t>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numPr>
          <w:ilvl w:val="0"/>
          <w:numId w:val="7"/>
        </w:numPr>
        <w:ind w:left="720" w:hanging="360"/>
        <w:rPr>
          <w:b w:val="1"/>
          <w:bCs w:val="1"/>
        </w:rPr>
      </w:pPr>
      <w:r w:rsidDel="00000000" w:rsidR="00000000" w:rsidRPr="00000000">
        <w:rPr>
          <w:b w:val="1"/>
          <w:bCs w:val="1"/>
          <w:rtl w:val="0"/>
        </w:rPr>
        <w:t xml:space="preserve">Directory of Subcontractors (Add,Edit,Delete)</w:t>
      </w:r>
    </w:p>
    <w:p w:rsidR="00000000" w:rsidDel="00000000" w:rsidP="00000000" w:rsidRDefault="00000000" w:rsidRPr="00000000" w14:paraId="00000076">
      <w:pPr>
        <w:numPr>
          <w:ilvl w:val="1"/>
          <w:numId w:val="7"/>
        </w:numPr>
        <w:spacing w:after="0" w:afterAutospacing="0"/>
        <w:ind w:left="1440" w:hanging="360"/>
        <w:rPr>
          <w:u w:val="none"/>
        </w:rPr>
      </w:pPr>
      <w:r w:rsidDel="00000000" w:rsidR="00000000" w:rsidRPr="00000000">
        <w:rPr>
          <w:rtl w:val="0"/>
        </w:rPr>
        <w:t xml:space="preserve">Contact details, specializations, and past project ratings.</w:t>
      </w:r>
    </w:p>
    <w:p w:rsidR="00000000" w:rsidDel="00000000" w:rsidP="00000000" w:rsidRDefault="00000000" w:rsidRPr="00000000" w14:paraId="00000077">
      <w:pPr>
        <w:numPr>
          <w:ilvl w:val="2"/>
          <w:numId w:val="7"/>
        </w:numPr>
        <w:spacing w:after="0" w:afterAutospacing="0" w:before="0" w:beforeAutospacing="0" w:lineRule="auto"/>
        <w:ind w:left="2160" w:hanging="360"/>
      </w:pPr>
      <w:r w:rsidDel="00000000" w:rsidR="00000000" w:rsidRPr="00000000">
        <w:rPr>
          <w:b w:val="1"/>
          <w:bCs w:val="1"/>
          <w:rtl w:val="0"/>
        </w:rPr>
        <w:t xml:space="preserve"> Details include:</w:t>
      </w:r>
    </w:p>
    <w:p w:rsidR="00000000" w:rsidDel="00000000" w:rsidP="00000000" w:rsidRDefault="00000000" w:rsidRPr="00000000" w14:paraId="00000078">
      <w:pPr>
        <w:numPr>
          <w:ilvl w:val="3"/>
          <w:numId w:val="7"/>
        </w:numPr>
        <w:spacing w:after="0" w:afterAutospacing="0" w:before="0" w:beforeAutospacing="0" w:lineRule="auto"/>
        <w:ind w:left="2880" w:hanging="360"/>
      </w:pPr>
      <w:r w:rsidDel="00000000" w:rsidR="00000000" w:rsidRPr="00000000">
        <w:rPr>
          <w:b w:val="1"/>
          <w:bCs w:val="1"/>
          <w:rtl w:val="0"/>
        </w:rPr>
        <w:t xml:space="preserve">Entity Type:</w:t>
      </w:r>
      <w:r w:rsidDel="00000000" w:rsidR="00000000" w:rsidRPr="00000000">
        <w:rPr>
          <w:rtl w:val="0"/>
        </w:rPr>
        <w:t xml:space="preserve"> Subcontractor.</w:t>
      </w:r>
    </w:p>
    <w:p w:rsidR="00000000" w:rsidDel="00000000" w:rsidP="00000000" w:rsidRDefault="00000000" w:rsidRPr="00000000" w14:paraId="00000079">
      <w:pPr>
        <w:numPr>
          <w:ilvl w:val="3"/>
          <w:numId w:val="7"/>
        </w:numPr>
        <w:spacing w:after="0" w:afterAutospacing="0" w:before="0" w:beforeAutospacing="0" w:lineRule="auto"/>
        <w:ind w:left="2880" w:hanging="360"/>
      </w:pPr>
      <w:r w:rsidDel="00000000" w:rsidR="00000000" w:rsidRPr="00000000">
        <w:rPr>
          <w:rtl w:val="0"/>
        </w:rPr>
        <w:t xml:space="preserve">​</w:t>
      </w:r>
      <w:r w:rsidDel="00000000" w:rsidR="00000000" w:rsidRPr="00000000">
        <w:rPr>
          <w:b w:val="1"/>
          <w:bCs w:val="1"/>
          <w:rtl w:val="0"/>
        </w:rPr>
        <w:t xml:space="preserve">Company Details:</w:t>
      </w:r>
      <w:r w:rsidDel="00000000" w:rsidR="00000000" w:rsidRPr="00000000">
        <w:rPr>
          <w:rtl w:val="0"/>
        </w:rPr>
        <w:t xml:space="preserve"> Official Business Name, Trade Name (DBA), DTI/SEC Registration Number, Tax Identification Number (TIN).</w:t>
      </w:r>
    </w:p>
    <w:p w:rsidR="00000000" w:rsidDel="00000000" w:rsidP="00000000" w:rsidRDefault="00000000" w:rsidRPr="00000000" w14:paraId="0000007A">
      <w:pPr>
        <w:numPr>
          <w:ilvl w:val="3"/>
          <w:numId w:val="7"/>
        </w:numPr>
        <w:spacing w:after="0" w:afterAutospacing="0" w:before="0" w:beforeAutospacing="0" w:lineRule="auto"/>
        <w:ind w:left="2880" w:hanging="360"/>
      </w:pPr>
      <w:r w:rsidDel="00000000" w:rsidR="00000000" w:rsidRPr="00000000">
        <w:rPr>
          <w:rtl w:val="0"/>
        </w:rPr>
        <w:t xml:space="preserve">​</w:t>
      </w:r>
      <w:r w:rsidDel="00000000" w:rsidR="00000000" w:rsidRPr="00000000">
        <w:rPr>
          <w:b w:val="1"/>
          <w:bCs w:val="1"/>
          <w:rtl w:val="0"/>
        </w:rPr>
        <w:t xml:space="preserve">Primary Contact Person:</w:t>
      </w:r>
      <w:r w:rsidDel="00000000" w:rsidR="00000000" w:rsidRPr="00000000">
        <w:rPr>
          <w:rtl w:val="0"/>
        </w:rPr>
        <w:t xml:space="preserve"> Full Name, Designation/Role, Phone Number, Mobile Number, Email Address.</w:t>
      </w:r>
    </w:p>
    <w:p w:rsidR="00000000" w:rsidDel="00000000" w:rsidP="00000000" w:rsidRDefault="00000000" w:rsidRPr="00000000" w14:paraId="0000007B">
      <w:pPr>
        <w:numPr>
          <w:ilvl w:val="3"/>
          <w:numId w:val="7"/>
        </w:numPr>
        <w:spacing w:after="0" w:afterAutospacing="0" w:before="0" w:beforeAutospacing="0" w:lineRule="auto"/>
        <w:ind w:left="2880" w:hanging="360"/>
      </w:pPr>
      <w:r w:rsidDel="00000000" w:rsidR="00000000" w:rsidRPr="00000000">
        <w:rPr>
          <w:rtl w:val="0"/>
        </w:rPr>
        <w:t xml:space="preserve">​</w:t>
      </w:r>
      <w:r w:rsidDel="00000000" w:rsidR="00000000" w:rsidRPr="00000000">
        <w:rPr>
          <w:b w:val="1"/>
          <w:bCs w:val="1"/>
          <w:rtl w:val="0"/>
        </w:rPr>
        <w:t xml:space="preserve">Secondary Contact Person:</w:t>
      </w:r>
      <w:r w:rsidDel="00000000" w:rsidR="00000000" w:rsidRPr="00000000">
        <w:rPr>
          <w:rtl w:val="0"/>
        </w:rPr>
        <w:t xml:space="preserve"> Backup contact details for site emergency calls.</w:t>
      </w:r>
    </w:p>
    <w:p w:rsidR="00000000" w:rsidDel="00000000" w:rsidP="00000000" w:rsidRDefault="00000000" w:rsidRPr="00000000" w14:paraId="0000007C">
      <w:pPr>
        <w:numPr>
          <w:ilvl w:val="3"/>
          <w:numId w:val="7"/>
        </w:numPr>
        <w:spacing w:after="0" w:afterAutospacing="0" w:before="0" w:beforeAutospacing="0" w:lineRule="auto"/>
        <w:ind w:left="2880" w:hanging="360"/>
      </w:pPr>
      <w:r w:rsidDel="00000000" w:rsidR="00000000" w:rsidRPr="00000000">
        <w:rPr>
          <w:rtl w:val="0"/>
        </w:rPr>
        <w:t xml:space="preserve">​</w:t>
      </w:r>
      <w:r w:rsidDel="00000000" w:rsidR="00000000" w:rsidRPr="00000000">
        <w:rPr>
          <w:b w:val="1"/>
          <w:bCs w:val="1"/>
          <w:rtl w:val="0"/>
        </w:rPr>
        <w:t xml:space="preserve">Physical Address:</w:t>
      </w:r>
      <w:r w:rsidDel="00000000" w:rsidR="00000000" w:rsidRPr="00000000">
        <w:rPr>
          <w:rtl w:val="0"/>
        </w:rPr>
        <w:t xml:space="preserve"> Main Office Address, Warehouse/Yard Location.</w:t>
      </w:r>
    </w:p>
    <w:p w:rsidR="00000000" w:rsidDel="00000000" w:rsidP="00000000" w:rsidRDefault="00000000" w:rsidRPr="00000000" w14:paraId="0000007D">
      <w:pPr>
        <w:numPr>
          <w:ilvl w:val="3"/>
          <w:numId w:val="7"/>
        </w:numPr>
        <w:spacing w:after="0" w:afterAutospacing="0" w:before="0" w:beforeAutospacing="0" w:lineRule="auto"/>
        <w:ind w:left="2880" w:hanging="360"/>
      </w:pPr>
      <w:r w:rsidDel="00000000" w:rsidR="00000000" w:rsidRPr="00000000">
        <w:rPr>
          <w:rtl w:val="0"/>
        </w:rPr>
        <w:t xml:space="preserve">​</w:t>
      </w:r>
      <w:r w:rsidDel="00000000" w:rsidR="00000000" w:rsidRPr="00000000">
        <w:rPr>
          <w:b w:val="1"/>
          <w:bCs w:val="1"/>
          <w:rtl w:val="0"/>
        </w:rPr>
        <w:t xml:space="preserve">Banking / Payment Details:</w:t>
      </w:r>
      <w:r w:rsidDel="00000000" w:rsidR="00000000" w:rsidRPr="00000000">
        <w:rPr>
          <w:rtl w:val="0"/>
        </w:rPr>
        <w:t xml:space="preserve"> Bank Name, Account Name, Account Number (used for automated billing voucher creation).</w:t>
      </w:r>
    </w:p>
    <w:p w:rsidR="00000000" w:rsidDel="00000000" w:rsidP="00000000" w:rsidRDefault="00000000" w:rsidRPr="00000000" w14:paraId="0000007E">
      <w:pPr>
        <w:numPr>
          <w:ilvl w:val="3"/>
          <w:numId w:val="7"/>
        </w:numPr>
        <w:spacing w:after="0" w:afterAutospacing="0" w:before="0" w:beforeAutospacing="0" w:lineRule="auto"/>
        <w:ind w:left="2880" w:hanging="360"/>
        <w:rPr>
          <w:u w:val="none"/>
        </w:rPr>
      </w:pPr>
      <w:r w:rsidDel="00000000" w:rsidR="00000000" w:rsidRPr="00000000">
        <w:rPr>
          <w:b w:val="1"/>
          <w:bCs w:val="1"/>
          <w:rtl w:val="0"/>
        </w:rPr>
        <w:t xml:space="preserve">Primary Trade Category:</w:t>
      </w:r>
      <w:r w:rsidDel="00000000" w:rsidR="00000000" w:rsidRPr="00000000">
        <w:rPr>
          <w:rtl w:val="0"/>
        </w:rPr>
        <w:t xml:space="preserve"> Multi-select checklist (e.g., Structural Steel, Electrical Rough-ins &amp; Wiring, Plumbing &amp; Sanitary, HVAC, Waterproofing, Masonry &amp; Tiling, Roofing, Heavy Equipment Rental).</w:t>
      </w:r>
    </w:p>
    <w:p w:rsidR="00000000" w:rsidDel="00000000" w:rsidP="00000000" w:rsidRDefault="00000000" w:rsidRPr="00000000" w14:paraId="0000007F">
      <w:pPr>
        <w:numPr>
          <w:ilvl w:val="3"/>
          <w:numId w:val="7"/>
        </w:numPr>
        <w:spacing w:after="240" w:before="0" w:beforeAutospacing="0" w:lineRule="auto"/>
        <w:ind w:left="2880" w:hanging="360"/>
        <w:rPr>
          <w:u w:val="none"/>
        </w:rPr>
      </w:pPr>
      <w:r w:rsidDel="00000000" w:rsidR="00000000" w:rsidRPr="00000000">
        <w:rPr>
          <w:b w:val="1"/>
          <w:bCs w:val="1"/>
          <w:rtl w:val="0"/>
        </w:rPr>
        <w:t xml:space="preserve">Licenses &amp; Accreditations:</w:t>
      </w:r>
      <w:r w:rsidDel="00000000" w:rsidR="00000000" w:rsidRPr="00000000">
        <w:rPr>
          <w:rtl w:val="0"/>
        </w:rPr>
        <w:t xml:space="preserve"> PCAB License details (License Number, Classification Category, Expiration Date).</w:t>
      </w:r>
    </w:p>
    <w:p w:rsidR="00000000" w:rsidDel="00000000" w:rsidP="00000000" w:rsidRDefault="00000000" w:rsidRPr="00000000" w14:paraId="00000080">
      <w:pPr>
        <w:ind w:left="1440" w:firstLine="0"/>
        <w:rPr/>
      </w:pPr>
      <w:r w:rsidDel="00000000" w:rsidR="00000000" w:rsidRPr="00000000">
        <w:rPr>
          <w:rtl w:val="0"/>
        </w:rPr>
      </w:r>
    </w:p>
    <w:p w:rsidR="00000000" w:rsidDel="00000000" w:rsidP="00000000" w:rsidRDefault="00000000" w:rsidRPr="00000000" w14:paraId="00000081">
      <w:pPr>
        <w:numPr>
          <w:ilvl w:val="0"/>
          <w:numId w:val="7"/>
        </w:numPr>
        <w:ind w:left="720" w:hanging="360"/>
        <w:rPr>
          <w:b w:val="1"/>
          <w:bCs w:val="1"/>
        </w:rPr>
      </w:pPr>
      <w:r w:rsidDel="00000000" w:rsidR="00000000" w:rsidRPr="00000000">
        <w:rPr>
          <w:b w:val="1"/>
          <w:bCs w:val="1"/>
          <w:rtl w:val="0"/>
        </w:rPr>
        <w:t xml:space="preserve">Subcontractor Progress Tracker</w:t>
      </w:r>
    </w:p>
    <w:p w:rsidR="00000000" w:rsidDel="00000000" w:rsidP="00000000" w:rsidRDefault="00000000" w:rsidRPr="00000000" w14:paraId="00000082">
      <w:pPr>
        <w:numPr>
          <w:ilvl w:val="1"/>
          <w:numId w:val="7"/>
        </w:numPr>
        <w:ind w:left="1440" w:hanging="360"/>
        <w:rPr>
          <w:u w:val="none"/>
        </w:rPr>
      </w:pPr>
      <w:r w:rsidDel="00000000" w:rsidR="00000000" w:rsidRPr="00000000">
        <w:rPr>
          <w:rtl w:val="0"/>
        </w:rPr>
        <w:t xml:space="preserve"> Record scope assigned, progress of work completed, supporting documents of scope of work</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11"/>
        </w:numPr>
        <w:ind w:left="720" w:hanging="360"/>
        <w:rPr>
          <w:b w:val="1"/>
          <w:bCs w:val="1"/>
        </w:rPr>
      </w:pPr>
      <w:r w:rsidDel="00000000" w:rsidR="00000000" w:rsidRPr="00000000">
        <w:rPr>
          <w:b w:val="1"/>
          <w:bCs w:val="1"/>
          <w:rtl w:val="0"/>
        </w:rPr>
        <w:t xml:space="preserve">History Log of Employee Edit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Module 5: Receipt and Tracking </w:t>
      </w:r>
    </w:p>
    <w:p w:rsidR="00000000" w:rsidDel="00000000" w:rsidP="00000000" w:rsidRDefault="00000000" w:rsidRPr="00000000" w14:paraId="00000087">
      <w:pPr>
        <w:numPr>
          <w:ilvl w:val="0"/>
          <w:numId w:val="2"/>
        </w:numPr>
        <w:ind w:left="720" w:hanging="360"/>
        <w:rPr>
          <w:b w:val="1"/>
          <w:bCs w:val="1"/>
        </w:rPr>
      </w:pPr>
      <w:r w:rsidDel="00000000" w:rsidR="00000000" w:rsidRPr="00000000">
        <w:rPr>
          <w:b w:val="1"/>
          <w:bCs w:val="1"/>
          <w:rtl w:val="0"/>
        </w:rPr>
        <w:t xml:space="preserve"> Receipt master table</w:t>
      </w:r>
    </w:p>
    <w:p w:rsidR="00000000" w:rsidDel="00000000" w:rsidP="00000000" w:rsidRDefault="00000000" w:rsidRPr="00000000" w14:paraId="00000088">
      <w:pPr>
        <w:numPr>
          <w:ilvl w:val="1"/>
          <w:numId w:val="2"/>
        </w:numPr>
        <w:ind w:left="1440" w:hanging="360"/>
        <w:rPr>
          <w:u w:val="none"/>
        </w:rPr>
      </w:pPr>
      <w:r w:rsidDel="00000000" w:rsidR="00000000" w:rsidRPr="00000000">
        <w:rPr>
          <w:rtl w:val="0"/>
        </w:rPr>
        <w:t xml:space="preserve">Central Receipt Vault: A consolidated visual list/grid of all uploaded softcopy (pdf/word)receipts across all active and completed projects.</w:t>
      </w:r>
    </w:p>
    <w:p w:rsidR="00000000" w:rsidDel="00000000" w:rsidP="00000000" w:rsidRDefault="00000000" w:rsidRPr="00000000" w14:paraId="00000089">
      <w:pPr>
        <w:numPr>
          <w:ilvl w:val="1"/>
          <w:numId w:val="2"/>
        </w:numPr>
        <w:ind w:left="1440" w:hanging="360"/>
        <w:rPr>
          <w:u w:val="none"/>
        </w:rPr>
      </w:pPr>
      <w:r w:rsidDel="00000000" w:rsidR="00000000" w:rsidRPr="00000000">
        <w:rPr>
          <w:rtl w:val="0"/>
        </w:rPr>
        <w:t xml:space="preserve">Receipt Detail Viewer: Click on any receipt entry to view its high-resolution image scan, transaction metadata, and site association.</w:t>
      </w:r>
    </w:p>
    <w:p w:rsidR="00000000" w:rsidDel="00000000" w:rsidP="00000000" w:rsidRDefault="00000000" w:rsidRPr="00000000" w14:paraId="0000008A">
      <w:pPr>
        <w:numPr>
          <w:ilvl w:val="1"/>
          <w:numId w:val="2"/>
        </w:numPr>
        <w:ind w:left="1440" w:hanging="360"/>
        <w:rPr>
          <w:u w:val="none"/>
        </w:rPr>
      </w:pPr>
      <w:r w:rsidDel="00000000" w:rsidR="00000000" w:rsidRPr="00000000">
        <w:rPr>
          <w:b w:val="1"/>
          <w:bCs w:val="1"/>
          <w:rtl w:val="0"/>
        </w:rPr>
        <w:t xml:space="preserve">Metadata Fields:</w:t>
      </w:r>
      <w:r w:rsidDel="00000000" w:rsidR="00000000" w:rsidRPr="00000000">
        <w:rPr>
          <w:rtl w:val="0"/>
        </w:rPr>
        <w:t xml:space="preserve"> </w:t>
      </w:r>
    </w:p>
    <w:p w:rsidR="00000000" w:rsidDel="00000000" w:rsidP="00000000" w:rsidRDefault="00000000" w:rsidRPr="00000000" w14:paraId="0000008B">
      <w:pPr>
        <w:numPr>
          <w:ilvl w:val="2"/>
          <w:numId w:val="2"/>
        </w:numPr>
        <w:ind w:left="2160" w:hanging="360"/>
        <w:rPr>
          <w:u w:val="none"/>
        </w:rPr>
      </w:pPr>
      <w:r w:rsidDel="00000000" w:rsidR="00000000" w:rsidRPr="00000000">
        <w:rPr>
          <w:rtl w:val="0"/>
        </w:rPr>
        <w:t xml:space="preserve">Receipt ID / Reference No., </w:t>
      </w:r>
    </w:p>
    <w:p w:rsidR="00000000" w:rsidDel="00000000" w:rsidP="00000000" w:rsidRDefault="00000000" w:rsidRPr="00000000" w14:paraId="0000008C">
      <w:pPr>
        <w:numPr>
          <w:ilvl w:val="2"/>
          <w:numId w:val="2"/>
        </w:numPr>
        <w:ind w:left="2160" w:hanging="360"/>
        <w:rPr>
          <w:u w:val="none"/>
        </w:rPr>
      </w:pPr>
      <w:r w:rsidDel="00000000" w:rsidR="00000000" w:rsidRPr="00000000">
        <w:rPr>
          <w:rtl w:val="0"/>
        </w:rPr>
        <w:t xml:space="preserve">Project Name / Site, </w:t>
      </w:r>
    </w:p>
    <w:p w:rsidR="00000000" w:rsidDel="00000000" w:rsidP="00000000" w:rsidRDefault="00000000" w:rsidRPr="00000000" w14:paraId="0000008D">
      <w:pPr>
        <w:numPr>
          <w:ilvl w:val="2"/>
          <w:numId w:val="2"/>
        </w:numPr>
        <w:ind w:left="2160" w:hanging="360"/>
        <w:rPr>
          <w:u w:val="none"/>
        </w:rPr>
      </w:pPr>
      <w:r w:rsidDel="00000000" w:rsidR="00000000" w:rsidRPr="00000000">
        <w:rPr>
          <w:rtl w:val="0"/>
        </w:rPr>
        <w:t xml:space="preserve">Date of Purchase, </w:t>
      </w:r>
    </w:p>
    <w:p w:rsidR="00000000" w:rsidDel="00000000" w:rsidP="00000000" w:rsidRDefault="00000000" w:rsidRPr="00000000" w14:paraId="0000008E">
      <w:pPr>
        <w:numPr>
          <w:ilvl w:val="2"/>
          <w:numId w:val="2"/>
        </w:numPr>
        <w:ind w:left="2160" w:hanging="360"/>
        <w:rPr>
          <w:u w:val="none"/>
        </w:rPr>
      </w:pPr>
      <w:r w:rsidDel="00000000" w:rsidR="00000000" w:rsidRPr="00000000">
        <w:rPr>
          <w:rtl w:val="0"/>
        </w:rPr>
        <w:t xml:space="preserve">Merchant / Store Name, </w:t>
      </w:r>
    </w:p>
    <w:p w:rsidR="00000000" w:rsidDel="00000000" w:rsidP="00000000" w:rsidRDefault="00000000" w:rsidRPr="00000000" w14:paraId="0000008F">
      <w:pPr>
        <w:numPr>
          <w:ilvl w:val="2"/>
          <w:numId w:val="2"/>
        </w:numPr>
        <w:ind w:left="2160" w:hanging="360"/>
        <w:rPr>
          <w:u w:val="none"/>
        </w:rPr>
      </w:pPr>
      <w:r w:rsidDel="00000000" w:rsidR="00000000" w:rsidRPr="00000000">
        <w:rPr>
          <w:rtl w:val="0"/>
        </w:rPr>
        <w:t xml:space="preserve">Amount, </w:t>
      </w:r>
    </w:p>
    <w:p w:rsidR="00000000" w:rsidDel="00000000" w:rsidP="00000000" w:rsidRDefault="00000000" w:rsidRPr="00000000" w14:paraId="00000090">
      <w:pPr>
        <w:numPr>
          <w:ilvl w:val="2"/>
          <w:numId w:val="2"/>
        </w:numPr>
        <w:ind w:left="2160" w:hanging="360"/>
        <w:rPr>
          <w:u w:val="none"/>
        </w:rPr>
      </w:pPr>
      <w:r w:rsidDel="00000000" w:rsidR="00000000" w:rsidRPr="00000000">
        <w:rPr>
          <w:rtl w:val="0"/>
        </w:rPr>
        <w:t xml:space="preserve">Category (e.g., Tools, Hardware, Meals, Permits), and </w:t>
      </w:r>
    </w:p>
    <w:p w:rsidR="00000000" w:rsidDel="00000000" w:rsidP="00000000" w:rsidRDefault="00000000" w:rsidRPr="00000000" w14:paraId="00000091">
      <w:pPr>
        <w:numPr>
          <w:ilvl w:val="2"/>
          <w:numId w:val="2"/>
        </w:numPr>
        <w:ind w:left="2160" w:hanging="360"/>
        <w:rPr>
          <w:u w:val="none"/>
        </w:rPr>
      </w:pPr>
      <w:r w:rsidDel="00000000" w:rsidR="00000000" w:rsidRPr="00000000">
        <w:rPr>
          <w:rtl w:val="0"/>
        </w:rPr>
        <w:t xml:space="preserve">Uploaded By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2"/>
        </w:numPr>
        <w:ind w:left="720" w:hanging="360"/>
        <w:rPr>
          <w:b w:val="1"/>
          <w:bCs w:val="1"/>
        </w:rPr>
      </w:pPr>
      <w:r w:rsidDel="00000000" w:rsidR="00000000" w:rsidRPr="00000000">
        <w:rPr>
          <w:b w:val="1"/>
          <w:bCs w:val="1"/>
          <w:rtl w:val="0"/>
        </w:rPr>
        <w:t xml:space="preserve">Filtering &amp; Search Engine</w:t>
      </w:r>
    </w:p>
    <w:p w:rsidR="00000000" w:rsidDel="00000000" w:rsidP="00000000" w:rsidRDefault="00000000" w:rsidRPr="00000000" w14:paraId="00000094">
      <w:pPr>
        <w:numPr>
          <w:ilvl w:val="1"/>
          <w:numId w:val="2"/>
        </w:numPr>
        <w:ind w:left="1440" w:hanging="360"/>
        <w:rPr>
          <w:u w:val="none"/>
        </w:rPr>
      </w:pPr>
      <w:r w:rsidDel="00000000" w:rsidR="00000000" w:rsidRPr="00000000">
        <w:rPr>
          <w:rtl w:val="0"/>
        </w:rPr>
        <w:t xml:space="preserve">Filter receipts quickly by Project Site, Date Range, Merchant, or Expense Category.</w:t>
      </w:r>
    </w:p>
    <w:p w:rsidR="00000000" w:rsidDel="00000000" w:rsidP="00000000" w:rsidRDefault="00000000" w:rsidRPr="00000000" w14:paraId="00000095">
      <w:pPr>
        <w:numPr>
          <w:ilvl w:val="1"/>
          <w:numId w:val="2"/>
        </w:numPr>
        <w:ind w:left="1440" w:hanging="360"/>
        <w:rPr>
          <w:u w:val="none"/>
        </w:rPr>
      </w:pPr>
      <w:r w:rsidDel="00000000" w:rsidR="00000000" w:rsidRPr="00000000">
        <w:rPr>
          <w:rtl w:val="0"/>
        </w:rPr>
        <w:t xml:space="preserve">Search by Receipt Number or Keyword.</w:t>
      </w:r>
    </w:p>
    <w:p w:rsidR="00000000" w:rsidDel="00000000" w:rsidP="00000000" w:rsidRDefault="00000000" w:rsidRPr="00000000" w14:paraId="00000096">
      <w:pPr>
        <w:numPr>
          <w:ilvl w:val="0"/>
          <w:numId w:val="2"/>
        </w:numPr>
        <w:ind w:left="720" w:hanging="360"/>
        <w:rPr>
          <w:b w:val="1"/>
          <w:bCs w:val="1"/>
        </w:rPr>
      </w:pPr>
      <w:r w:rsidDel="00000000" w:rsidR="00000000" w:rsidRPr="00000000">
        <w:rPr>
          <w:b w:val="1"/>
          <w:bCs w:val="1"/>
          <w:rtl w:val="0"/>
        </w:rPr>
        <w:t xml:space="preserve">Printing &amp; Export Utility</w:t>
      </w:r>
    </w:p>
    <w:p w:rsidR="00000000" w:rsidDel="00000000" w:rsidP="00000000" w:rsidRDefault="00000000" w:rsidRPr="00000000" w14:paraId="00000097">
      <w:pPr>
        <w:numPr>
          <w:ilvl w:val="1"/>
          <w:numId w:val="2"/>
        </w:numPr>
        <w:ind w:left="1440" w:hanging="360"/>
        <w:rPr>
          <w:u w:val="none"/>
        </w:rPr>
      </w:pPr>
      <w:r w:rsidDel="00000000" w:rsidR="00000000" w:rsidRPr="00000000">
        <w:rPr>
          <w:rtl w:val="0"/>
        </w:rPr>
        <w:t xml:space="preserve">Print Individual Receipt: One-click option to preview and print a formatted receipt summary sheet (including the scanned receipt image and attached details) for auditing.</w:t>
      </w:r>
    </w:p>
    <w:p w:rsidR="00000000" w:rsidDel="00000000" w:rsidP="00000000" w:rsidRDefault="00000000" w:rsidRPr="00000000" w14:paraId="00000098">
      <w:pPr>
        <w:numPr>
          <w:ilvl w:val="1"/>
          <w:numId w:val="2"/>
        </w:numPr>
        <w:ind w:left="1440" w:hanging="360"/>
        <w:rPr>
          <w:u w:val="none"/>
        </w:rPr>
      </w:pPr>
      <w:r w:rsidDel="00000000" w:rsidR="00000000" w:rsidRPr="00000000">
        <w:rPr>
          <w:rtl w:val="0"/>
        </w:rPr>
        <w:t xml:space="preserve">Batch Print / Export: Select multiple receipts or filter by a specific project to export/print a consolidated Expense &amp; Receipt Report (PDF/Print layout).</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numPr>
          <w:ilvl w:val="0"/>
          <w:numId w:val="11"/>
        </w:numPr>
        <w:ind w:left="720" w:hanging="360"/>
        <w:rPr>
          <w:b w:val="1"/>
          <w:bCs w:val="1"/>
        </w:rPr>
      </w:pPr>
      <w:r w:rsidDel="00000000" w:rsidR="00000000" w:rsidRPr="00000000">
        <w:rPr>
          <w:b w:val="1"/>
          <w:bCs w:val="1"/>
          <w:rtl w:val="0"/>
        </w:rPr>
        <w:t xml:space="preserve">History Log of Employee Edit</w:t>
      </w:r>
    </w:p>
    <w:p w:rsidR="00000000" w:rsidDel="00000000" w:rsidP="00000000" w:rsidRDefault="00000000" w:rsidRPr="00000000" w14:paraId="0000009B">
      <w:pPr>
        <w:ind w:left="0" w:firstLine="0"/>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